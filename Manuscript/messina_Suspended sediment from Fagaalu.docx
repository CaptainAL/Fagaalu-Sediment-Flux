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FAF524" w14:textId="22969626" w:rsidR="00AC6C97" w:rsidRPr="00AC6C97" w:rsidRDefault="007F2321" w:rsidP="00AC6C97">
      <w:pPr>
        <w:rPr>
          <w:rStyle w:val="Heading1Char"/>
          <w:rFonts w:asciiTheme="minorHAnsi" w:hAnsiTheme="minorHAnsi"/>
          <w:b w:val="0"/>
        </w:rPr>
      </w:pPr>
      <w:r>
        <w:rPr>
          <w:rStyle w:val="Heading1Char"/>
          <w:rFonts w:asciiTheme="minorHAnsi" w:hAnsiTheme="minorHAnsi"/>
          <w:b w:val="0"/>
        </w:rPr>
        <w:t>]</w:t>
      </w:r>
      <w:r w:rsidR="00AC6C97" w:rsidRPr="00AC6C97">
        <w:rPr>
          <w:rStyle w:val="Heading1Char"/>
          <w:rFonts w:asciiTheme="minorHAnsi" w:hAnsiTheme="minorHAnsi"/>
          <w:b w:val="0"/>
        </w:rPr>
        <w:t>Title Page:</w:t>
      </w:r>
    </w:p>
    <w:p w14:paraId="7C9B6634" w14:textId="31259CB7" w:rsidR="00AC6C97" w:rsidRDefault="00EF3796" w:rsidP="00AC6C97">
      <w:pPr>
        <w:rPr>
          <w:rStyle w:val="Strong"/>
        </w:rPr>
      </w:pPr>
      <w:r>
        <w:rPr>
          <w:b/>
        </w:rPr>
        <w:t>Title:</w:t>
      </w:r>
      <w:r w:rsidR="00AC6C97" w:rsidRPr="00AC6C97">
        <w:rPr>
          <w:rStyle w:val="Strong"/>
          <w:b w:val="0"/>
        </w:rPr>
        <w:t xml:space="preserve"> </w:t>
      </w:r>
      <w:r w:rsidR="00520113">
        <w:t xml:space="preserve">Contributions of human activities to </w:t>
      </w:r>
      <w:r w:rsidR="00722248">
        <w:t xml:space="preserve">suspended </w:t>
      </w:r>
      <w:r w:rsidR="00520113">
        <w:t>sediment yield during storm events from a small watershed in American Samoa.</w:t>
      </w:r>
    </w:p>
    <w:p w14:paraId="70ACCA1B" w14:textId="77777777" w:rsidR="00AC6C97" w:rsidRPr="00040855" w:rsidRDefault="00AC6C97" w:rsidP="00AC6C97">
      <w:pPr>
        <w:rPr>
          <w:rStyle w:val="Strong"/>
          <w:b w:val="0"/>
        </w:rPr>
      </w:pPr>
      <w:r>
        <w:rPr>
          <w:rStyle w:val="Strong"/>
        </w:rPr>
        <w:t xml:space="preserve">First Author: </w:t>
      </w:r>
      <w:r>
        <w:rPr>
          <w:rStyle w:val="Strong"/>
          <w:b w:val="0"/>
        </w:rPr>
        <w:t>Alex T. Messina</w:t>
      </w:r>
      <w:r w:rsidR="00040855" w:rsidRPr="00040855">
        <w:rPr>
          <w:rStyle w:val="Strong"/>
          <w:b w:val="0"/>
          <w:vertAlign w:val="superscript"/>
        </w:rPr>
        <w:t>a</w:t>
      </w:r>
      <w:r w:rsidR="00040855">
        <w:rPr>
          <w:rStyle w:val="Strong"/>
          <w:b w:val="0"/>
          <w:vertAlign w:val="superscript"/>
        </w:rPr>
        <w:t>,*</w:t>
      </w:r>
      <w:r w:rsidR="00040855">
        <w:rPr>
          <w:rStyle w:val="Strong"/>
          <w:b w:val="0"/>
        </w:rPr>
        <w:t>, amessina@rohan.sdsu.edu</w:t>
      </w:r>
    </w:p>
    <w:p w14:paraId="2FD25955" w14:textId="77777777" w:rsidR="00AC6C97" w:rsidRPr="00040855" w:rsidRDefault="00AC6C97" w:rsidP="00AC6C97">
      <w:pPr>
        <w:rPr>
          <w:rStyle w:val="Strong"/>
          <w:b w:val="0"/>
        </w:rPr>
      </w:pPr>
      <w:r>
        <w:rPr>
          <w:rStyle w:val="Strong"/>
        </w:rPr>
        <w:t xml:space="preserve">Second Author: </w:t>
      </w:r>
      <w:r>
        <w:rPr>
          <w:rStyle w:val="Strong"/>
          <w:b w:val="0"/>
        </w:rPr>
        <w:t>Trent W. Biggs</w:t>
      </w:r>
      <w:r w:rsidR="00040855" w:rsidRPr="00040855">
        <w:rPr>
          <w:rStyle w:val="Strong"/>
          <w:b w:val="0"/>
          <w:vertAlign w:val="superscript"/>
        </w:rPr>
        <w:t>a</w:t>
      </w:r>
      <w:r w:rsidR="00040855">
        <w:rPr>
          <w:rStyle w:val="Strong"/>
          <w:b w:val="0"/>
        </w:rPr>
        <w:t>, tbiggs@mail.sdsu.edu</w:t>
      </w:r>
    </w:p>
    <w:p w14:paraId="33B9DE88" w14:textId="77777777" w:rsidR="00EF3796" w:rsidRPr="00EF3796" w:rsidRDefault="00040855" w:rsidP="00AC6C97">
      <w:pPr>
        <w:rPr>
          <w:rStyle w:val="Strong"/>
          <w:b w:val="0"/>
        </w:rPr>
      </w:pPr>
      <w:r w:rsidRPr="00040855">
        <w:rPr>
          <w:rStyle w:val="Strong"/>
          <w:b w:val="0"/>
          <w:vertAlign w:val="superscript"/>
        </w:rPr>
        <w:t xml:space="preserve">a </w:t>
      </w:r>
      <w:r>
        <w:rPr>
          <w:rStyle w:val="Strong"/>
          <w:b w:val="0"/>
          <w:vertAlign w:val="superscript"/>
        </w:rPr>
        <w:t xml:space="preserve"> </w:t>
      </w:r>
      <w:r>
        <w:rPr>
          <w:rStyle w:val="Strong"/>
          <w:b w:val="0"/>
        </w:rPr>
        <w:t>Department of Geography, San Diego State University, 5500 Campanile Dr.</w:t>
      </w:r>
      <w:r w:rsidR="00EF3796">
        <w:rPr>
          <w:rStyle w:val="Strong"/>
          <w:b w:val="0"/>
        </w:rPr>
        <w:t>,</w:t>
      </w:r>
      <w:r>
        <w:rPr>
          <w:rStyle w:val="Strong"/>
          <w:b w:val="0"/>
        </w:rPr>
        <w:t xml:space="preserve"> San Diego, CA</w:t>
      </w:r>
      <w:r w:rsidR="00EF3796">
        <w:rPr>
          <w:rStyle w:val="Strong"/>
          <w:b w:val="0"/>
        </w:rPr>
        <w:t xml:space="preserve">, </w:t>
      </w:r>
      <w:r>
        <w:rPr>
          <w:rStyle w:val="Strong"/>
          <w:b w:val="0"/>
        </w:rPr>
        <w:t>92182</w:t>
      </w:r>
      <w:r w:rsidR="00EF3796">
        <w:rPr>
          <w:rStyle w:val="Strong"/>
          <w:b w:val="0"/>
        </w:rPr>
        <w:t>-4493 USA.</w:t>
      </w:r>
    </w:p>
    <w:p w14:paraId="7C9ADA46" w14:textId="77777777" w:rsidR="00AC6C97" w:rsidRPr="00EF3796" w:rsidRDefault="00EF3796" w:rsidP="00AC6C97">
      <w:pPr>
        <w:rPr>
          <w:rStyle w:val="Heading1Char"/>
          <w:rFonts w:asciiTheme="minorHAnsi" w:eastAsiaTheme="minorHAnsi" w:hAnsiTheme="minorHAnsi" w:cstheme="minorBidi"/>
          <w:bCs/>
          <w:sz w:val="22"/>
          <w:szCs w:val="22"/>
        </w:rPr>
      </w:pPr>
      <w:r>
        <w:rPr>
          <w:rStyle w:val="Strong"/>
          <w:b w:val="0"/>
          <w:vertAlign w:val="superscript"/>
        </w:rPr>
        <w:t>*</w:t>
      </w:r>
      <w:r>
        <w:rPr>
          <w:rStyle w:val="Strong"/>
          <w:b w:val="0"/>
        </w:rPr>
        <w:t>Corresponding author. Present address: Department of Geography, San Diego State University, 5500 Campanile Dr. San Diego, CA 92182-4493, USA. Tel: +1 714 915 3360. Email address: amessina@rohan.sdsu.edu</w:t>
      </w:r>
      <w:r w:rsidR="00AC6C97" w:rsidRPr="00AC6C97">
        <w:rPr>
          <w:rStyle w:val="Heading1Char"/>
          <w:rFonts w:asciiTheme="minorHAnsi" w:hAnsiTheme="minorHAnsi"/>
          <w:b w:val="0"/>
        </w:rPr>
        <w:br w:type="page"/>
      </w:r>
    </w:p>
    <w:p w14:paraId="5BB4AB96" w14:textId="77777777" w:rsidR="00C30B35" w:rsidRDefault="00C30B35" w:rsidP="00730091">
      <w:pPr>
        <w:pStyle w:val="Heading1"/>
        <w:numPr>
          <w:ilvl w:val="0"/>
          <w:numId w:val="0"/>
        </w:numPr>
        <w:ind w:left="432" w:hanging="432"/>
        <w:rPr>
          <w:rStyle w:val="Heading1Char"/>
          <w:b/>
        </w:rPr>
      </w:pPr>
      <w:r>
        <w:rPr>
          <w:rStyle w:val="Heading1Char"/>
          <w:b/>
        </w:rPr>
        <w:lastRenderedPageBreak/>
        <w:t>Abstract</w:t>
      </w:r>
    </w:p>
    <w:p w14:paraId="3D277295" w14:textId="41A4A718" w:rsidR="00C30B35" w:rsidRPr="00C30B35" w:rsidRDefault="00520113" w:rsidP="00FC7C8C">
      <w:pPr>
        <w:ind w:firstLine="432"/>
        <w:jc w:val="both"/>
      </w:pPr>
      <w:r>
        <w:t>S</w:t>
      </w:r>
      <w:r w:rsidR="00C30B35">
        <w:t>uspended sediment</w:t>
      </w:r>
      <w:r w:rsidR="005E3A2F">
        <w:t xml:space="preserve"> yield</w:t>
      </w:r>
      <w:r>
        <w:t xml:space="preserve"> (SSY) was measured from both </w:t>
      </w:r>
      <w:r w:rsidR="005B2F70">
        <w:t>undisturbed</w:t>
      </w:r>
      <w:r>
        <w:t xml:space="preserve"> and </w:t>
      </w:r>
      <w:r w:rsidR="005B2F70">
        <w:t>human-</w:t>
      </w:r>
      <w:r w:rsidR="00516576">
        <w:t>disturbed</w:t>
      </w:r>
      <w:r>
        <w:t xml:space="preserve"> portions of </w:t>
      </w:r>
      <w:r w:rsidR="005B4484">
        <w:t xml:space="preserve">a small, tropical watershed </w:t>
      </w:r>
      <w:r>
        <w:t xml:space="preserve">that drains </w:t>
      </w:r>
      <w:r w:rsidR="005B4484">
        <w:t>to</w:t>
      </w:r>
      <w:r w:rsidR="00BB210A">
        <w:t xml:space="preserve"> a priority coral reef experiencing sedimentation stress.</w:t>
      </w:r>
      <w:r w:rsidR="005E3A2F">
        <w:t xml:space="preserve"> Data on precipitation, discharge, turbidity, and suspended sediment concentration were collected over three field campaigns and several periods of </w:t>
      </w:r>
      <w:r>
        <w:t xml:space="preserve">continuous </w:t>
      </w:r>
      <w:r w:rsidR="005E3A2F">
        <w:t>monitoring</w:t>
      </w:r>
      <w:r>
        <w:t xml:space="preserve"> of stream stage and turbidity</w:t>
      </w:r>
      <w:r w:rsidR="005E3A2F">
        <w:t xml:space="preserve"> from January, 2012, to March, 2014. Suspended Sediment Concentrations</w:t>
      </w:r>
      <w:r>
        <w:t xml:space="preserve"> (SSC)</w:t>
      </w:r>
      <w:r w:rsidR="005E3A2F">
        <w:t xml:space="preserve"> during base- and stormflows were significantly higher adjacent</w:t>
      </w:r>
      <w:r>
        <w:t xml:space="preserve"> to</w:t>
      </w:r>
      <w:r w:rsidR="005E3A2F">
        <w:t xml:space="preserve"> an open-pit aggregate quarry, indicating the quarry is a key sediment source requiring sediment discharge mitigation. Comparison of storm event </w:t>
      </w:r>
      <w:r w:rsidR="00037E36">
        <w:t>SSY</w:t>
      </w:r>
      <w:r w:rsidR="005E3A2F">
        <w:t xml:space="preserve"> from the upper, undisturbed watershed, and the lower, human-</w:t>
      </w:r>
      <w:r w:rsidR="00037E36">
        <w:t xml:space="preserve">disturbed </w:t>
      </w:r>
      <w:r w:rsidR="005E3A2F">
        <w:t xml:space="preserve">watershed showed the Lower watershed accounted for </w:t>
      </w:r>
      <w:r w:rsidR="00722248">
        <w:t>&gt;</w:t>
      </w:r>
      <w:r w:rsidR="005B2F70">
        <w:t>80</w:t>
      </w:r>
      <w:r w:rsidR="00D6122A">
        <w:t xml:space="preserve">% of total </w:t>
      </w:r>
      <w:r w:rsidR="00037E36">
        <w:t>SSY</w:t>
      </w:r>
      <w:r w:rsidR="00D6122A">
        <w:t xml:space="preserve"> on average, and human</w:t>
      </w:r>
      <w:r>
        <w:t xml:space="preserve"> activities</w:t>
      </w:r>
      <w:r w:rsidR="00D6122A">
        <w:t xml:space="preserve"> have</w:t>
      </w:r>
      <w:r w:rsidR="005B2F70">
        <w:t xml:space="preserve"> </w:t>
      </w:r>
      <w:r w:rsidR="00722248">
        <w:t>increased</w:t>
      </w:r>
      <w:r w:rsidR="00D6122A">
        <w:t xml:space="preserve"> total sediment loading</w:t>
      </w:r>
      <w:r w:rsidR="005E3A2F">
        <w:t xml:space="preserve"> </w:t>
      </w:r>
      <w:r w:rsidR="00D6122A">
        <w:t xml:space="preserve">to the </w:t>
      </w:r>
      <w:r>
        <w:t>coast</w:t>
      </w:r>
      <w:r w:rsidR="00722248">
        <w:t xml:space="preserve"> by ~200%</w:t>
      </w:r>
      <w:r w:rsidR="00D6122A">
        <w:t xml:space="preserve">. </w:t>
      </w:r>
      <w:r w:rsidR="00722248">
        <w:t>F</w:t>
      </w:r>
      <w:r w:rsidR="00037E36">
        <w:t>our predictors of</w:t>
      </w:r>
      <w:r w:rsidR="00722248">
        <w:t xml:space="preserve"> event</w:t>
      </w:r>
      <w:r w:rsidR="00037E36">
        <w:t xml:space="preserve"> SSY including Total Event Precipitation, Event Erosivity Index, Total Event Discharge, and Event Maximum Discharge, were assessed using Pearson’s and Spearman’s </w:t>
      </w:r>
      <w:r w:rsidR="00722248">
        <w:t xml:space="preserve">correlation </w:t>
      </w:r>
      <w:r w:rsidR="00037E36">
        <w:t xml:space="preserve">coefficients. </w:t>
      </w:r>
      <w:r>
        <w:t xml:space="preserve">SSY from both the </w:t>
      </w:r>
      <w:r w:rsidR="005B2F70">
        <w:t>undisturbed</w:t>
      </w:r>
      <w:r>
        <w:t xml:space="preserve"> and disturbed watersheds </w:t>
      </w:r>
      <w:r w:rsidR="00D6122A">
        <w:t>had the highest correlation with event maximum discharge</w:t>
      </w:r>
      <w:r>
        <w:t xml:space="preserve"> (Qmax) (Pearson’s R=0.88 and 0.86 respectively)</w:t>
      </w:r>
      <w:r w:rsidR="000F7E3C">
        <w:t>.</w:t>
      </w:r>
      <w:r w:rsidR="005B2F70">
        <w:t xml:space="preserve"> Power Law </w:t>
      </w:r>
      <w:r w:rsidR="00037E36">
        <w:t xml:space="preserve">rating curves </w:t>
      </w:r>
      <w:r w:rsidR="005B2F70">
        <w:t>had higher</w:t>
      </w:r>
      <w:r w:rsidR="00037E36">
        <w:t xml:space="preserve"> r</w:t>
      </w:r>
      <w:r w:rsidR="00037E36" w:rsidRPr="000023CD">
        <w:rPr>
          <w:vertAlign w:val="superscript"/>
        </w:rPr>
        <w:t>2</w:t>
      </w:r>
      <w:r w:rsidR="00037E36">
        <w:t xml:space="preserve"> values</w:t>
      </w:r>
      <w:r w:rsidR="005B2F70">
        <w:t xml:space="preserve"> than Linear functions, and were selected as the best model of event-based SSY.</w:t>
      </w:r>
      <w:r w:rsidR="00BC22E9">
        <w:t xml:space="preserve"> </w:t>
      </w:r>
      <w:r w:rsidR="00722248">
        <w:t xml:space="preserve">Area-normalized SSY-Qmax models compared favorably with results from other small, mountainous watersheds, and showed sediment loading from Faga’alu is significantly increased above natural levels due to human disturbance. </w:t>
      </w:r>
    </w:p>
    <w:p w14:paraId="15EBBE41" w14:textId="77777777" w:rsidR="00D62DD2" w:rsidRDefault="00DE1070" w:rsidP="00A81C9C">
      <w:pPr>
        <w:pStyle w:val="Heading1"/>
        <w:rPr>
          <w:rStyle w:val="Heading1Char"/>
          <w:rFonts w:asciiTheme="minorHAnsi" w:hAnsiTheme="minorHAnsi"/>
          <w:b/>
        </w:rPr>
      </w:pPr>
      <w:commentRangeStart w:id="0"/>
      <w:commentRangeStart w:id="1"/>
      <w:r w:rsidRPr="00A81E1D">
        <w:rPr>
          <w:rStyle w:val="Heading1Char"/>
          <w:rFonts w:asciiTheme="minorHAnsi" w:hAnsiTheme="minorHAnsi"/>
          <w:b/>
        </w:rPr>
        <w:t>Introduction</w:t>
      </w:r>
      <w:commentRangeEnd w:id="0"/>
      <w:commentRangeEnd w:id="1"/>
      <w:r w:rsidR="00A81E1D" w:rsidRPr="00A81E1D">
        <w:rPr>
          <w:rStyle w:val="CommentReference"/>
          <w:rFonts w:asciiTheme="minorHAnsi" w:eastAsiaTheme="minorHAnsi" w:hAnsiTheme="minorHAnsi" w:cstheme="minorBidi"/>
          <w:b w:val="0"/>
        </w:rPr>
        <w:commentReference w:id="0"/>
      </w:r>
    </w:p>
    <w:p w14:paraId="78DA7CF3" w14:textId="19D5E709" w:rsidR="00A81C9C" w:rsidRPr="006F04AE" w:rsidRDefault="00D62DD2" w:rsidP="006F04AE">
      <w:pPr>
        <w:pStyle w:val="Heading2"/>
      </w:pPr>
      <w:bookmarkStart w:id="2" w:name="_Ref387809224"/>
      <w:r w:rsidRPr="006F04AE">
        <w:rPr>
          <w:rStyle w:val="Heading1Char"/>
          <w:b/>
          <w:sz w:val="24"/>
          <w:szCs w:val="26"/>
        </w:rPr>
        <w:t>Motivation</w:t>
      </w:r>
      <w:r w:rsidR="00C30B35" w:rsidRPr="006F04AE">
        <w:rPr>
          <w:rStyle w:val="CommentReference"/>
          <w:sz w:val="24"/>
          <w:szCs w:val="26"/>
        </w:rPr>
        <w:commentReference w:id="1"/>
      </w:r>
      <w:bookmarkEnd w:id="2"/>
      <w:r w:rsidR="00DE1070" w:rsidRPr="006F04AE">
        <w:rPr>
          <w:rStyle w:val="Heading1Char"/>
          <w:b/>
          <w:sz w:val="24"/>
          <w:szCs w:val="26"/>
        </w:rPr>
        <w:t xml:space="preserve"> </w:t>
      </w:r>
    </w:p>
    <w:p w14:paraId="1679010B" w14:textId="1AA2EA40" w:rsidR="00B02E02" w:rsidRDefault="00520113" w:rsidP="000023CD">
      <w:pPr>
        <w:ind w:firstLine="576"/>
        <w:jc w:val="both"/>
      </w:pPr>
      <w:r>
        <w:t>Many c</w:t>
      </w:r>
      <w:r w:rsidR="004D1CFA">
        <w:t xml:space="preserve">oral reefs around the world are </w:t>
      </w:r>
      <w:r>
        <w:t>impacted by</w:t>
      </w:r>
      <w:r w:rsidR="004D1CFA">
        <w:t xml:space="preserve"> land-based </w:t>
      </w:r>
      <w:r w:rsidR="0053494D">
        <w:t xml:space="preserve">sediment </w:t>
      </w:r>
      <w:r>
        <w:t xml:space="preserve">generated </w:t>
      </w:r>
      <w:r w:rsidR="004D1CFA">
        <w:t xml:space="preserve">by anthropogenic watershed </w:t>
      </w:r>
      <w:r>
        <w:t>disturbance</w:t>
      </w:r>
      <w:r w:rsidR="004D1CFA">
        <w:t>.</w:t>
      </w:r>
      <w:r w:rsidR="00D00086">
        <w:t xml:space="preserve"> Dams, river channelization, river bank armoring and urbanization can decrease suspended sediment loading </w:t>
      </w:r>
      <w:r w:rsidR="00D00086">
        <w:fldChar w:fldCharType="begin" w:fldLock="1"/>
      </w:r>
      <w:r w:rsidR="003169E1">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rsidR="00D00086">
        <w:fldChar w:fldCharType="separate"/>
      </w:r>
      <w:r w:rsidR="00EC50B3" w:rsidRPr="00EC50B3">
        <w:rPr>
          <w:noProof/>
        </w:rPr>
        <w:t>(Draut et al., 2009)</w:t>
      </w:r>
      <w:r w:rsidR="00D00086">
        <w:fldChar w:fldCharType="end"/>
      </w:r>
      <w:r w:rsidR="00D00086">
        <w:t>. Conversely, l</w:t>
      </w:r>
      <w:r w:rsidR="00D00086" w:rsidRPr="00703BBA">
        <w:t xml:space="preserve">and cover change due to industry, agriculture, deforestation, roads, and urbanization </w:t>
      </w:r>
      <w:r w:rsidR="00D00086">
        <w:t>can alter</w:t>
      </w:r>
      <w:r w:rsidR="00D00086" w:rsidRPr="00703BBA">
        <w:t xml:space="preserve"> the timing, composition, and mass of sediment loads to coral reefs, causing enhanced sedimentation on corals near the outlets of impacted watersheds </w:t>
      </w:r>
      <w:r w:rsidR="00D00086" w:rsidRPr="00703BBA">
        <w:fldChar w:fldCharType="begin" w:fldLock="1"/>
      </w:r>
      <w:r w:rsidR="003169E1">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"mendeley" : { "previouslyFormattedCitation" : "(Syvitski et al., 2005)" }, "properties" : { "noteIndex" : 0 }, "schema" : "https://github.com/citation-style-language/schema/raw/master/csl-citation.json" }</w:instrText>
      </w:r>
      <w:r w:rsidR="00D00086" w:rsidRPr="00703BBA">
        <w:fldChar w:fldCharType="separate"/>
      </w:r>
      <w:r w:rsidR="00EC50B3" w:rsidRPr="00EC50B3">
        <w:rPr>
          <w:noProof/>
        </w:rPr>
        <w:t>(Syvitski et al., 2005)</w:t>
      </w:r>
      <w:r w:rsidR="00D00086" w:rsidRPr="00703BBA">
        <w:fldChar w:fldCharType="end"/>
      </w:r>
      <w:r w:rsidR="004D1CFA">
        <w:t xml:space="preserve"> </w:t>
      </w:r>
      <w:r w:rsidR="00037E36">
        <w:t>Impacts of t</w:t>
      </w:r>
      <w:r w:rsidR="0053494D">
        <w:t xml:space="preserve">hese </w:t>
      </w:r>
      <w:r w:rsidR="00037E36">
        <w:t>land cover changes</w:t>
      </w:r>
      <w:r w:rsidR="0053494D">
        <w:t xml:space="preserve"> are exacerbated on tropical islands characterized by high rainfall, extreme weather events, steep slopes, highly erodible soils, </w:t>
      </w:r>
      <w:commentRangeStart w:id="3"/>
      <w:r w:rsidR="0053494D">
        <w:t>and naturally dense vegetation</w:t>
      </w:r>
      <w:commentRangeEnd w:id="3"/>
      <w:r w:rsidR="00037E36">
        <w:rPr>
          <w:rStyle w:val="CommentReference"/>
        </w:rPr>
        <w:commentReference w:id="3"/>
      </w:r>
      <w:r w:rsidR="0053494D">
        <w:t>.</w:t>
      </w:r>
      <w:r w:rsidR="000023CD">
        <w:t xml:space="preserve"> Where soils are covered by sparse vegetation, land clearing alters the fraction of exposed soil much less than where soils are naturally covered by canopy forest and thick ground cover like in American Samoa.</w:t>
      </w:r>
      <w:r w:rsidR="0053494D">
        <w:t xml:space="preserve">  S</w:t>
      </w:r>
      <w:r w:rsidR="004D1CFA">
        <w:t>ediment can bond with and transport other pollutants, attenuate</w:t>
      </w:r>
      <w:r w:rsidR="000E186A">
        <w:t>s</w:t>
      </w:r>
      <w:r w:rsidR="004D1CFA">
        <w:t xml:space="preserve"> light for photosynthesis, prevent</w:t>
      </w:r>
      <w:r w:rsidR="000E186A">
        <w:t>s</w:t>
      </w:r>
      <w:r w:rsidR="004D1CFA">
        <w:t xml:space="preserve"> larval recruitment, and stress</w:t>
      </w:r>
      <w:r w:rsidR="000E186A">
        <w:t>es</w:t>
      </w:r>
      <w:r w:rsidR="004D1CFA">
        <w:t xml:space="preserve"> or smother</w:t>
      </w:r>
      <w:r w:rsidR="000E186A">
        <w:t>s</w:t>
      </w:r>
      <w:r w:rsidR="004D1CFA">
        <w:t xml:space="preserve"> the coral organisms</w:t>
      </w:r>
      <w:r w:rsidR="0053494D">
        <w:t xml:space="preserve"> </w:t>
      </w:r>
      <w:r w:rsidR="0053494D">
        <w:fldChar w:fldCharType="begin" w:fldLock="1"/>
      </w:r>
      <w:r w:rsidR="003169E1">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0053494D">
        <w:fldChar w:fldCharType="separate"/>
      </w:r>
      <w:r w:rsidR="00FC7C8C" w:rsidRPr="00FC7C8C">
        <w:rPr>
          <w:noProof/>
        </w:rPr>
        <w:t>(Fabricius, 2005)</w:t>
      </w:r>
      <w:r w:rsidR="0053494D">
        <w:fldChar w:fldCharType="end"/>
      </w:r>
      <w:r w:rsidR="004D1CFA">
        <w:t xml:space="preserve">. </w:t>
      </w:r>
      <w:r w:rsidR="009E0963">
        <w:t xml:space="preserve">Deposited </w:t>
      </w:r>
      <w:r w:rsidR="004D1CFA">
        <w:t xml:space="preserve">sediment can be resuspended due to wave action and reworked over the reef, causing persistent negative effects to ecosystem health or distributing impacts to larger areas </w:t>
      </w:r>
      <w:r w:rsidR="0053494D">
        <w:fldChar w:fldCharType="begin" w:fldLock="1"/>
      </w:r>
      <w:r w:rsidR="003169E1">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53494D">
        <w:fldChar w:fldCharType="separate"/>
      </w:r>
      <w:r w:rsidR="00FC7C8C" w:rsidRPr="00FC7C8C">
        <w:rPr>
          <w:noProof/>
        </w:rPr>
        <w:t>(Presto et al., 2006)</w:t>
      </w:r>
      <w:r w:rsidR="0053494D">
        <w:fldChar w:fldCharType="end"/>
      </w:r>
      <w:r w:rsidR="004D1CFA">
        <w:t xml:space="preserve">. </w:t>
      </w:r>
    </w:p>
    <w:p w14:paraId="7C7A8DA8" w14:textId="5F56E465" w:rsidR="00D62C2D" w:rsidRDefault="004D1CFA" w:rsidP="000023CD">
      <w:pPr>
        <w:ind w:firstLine="576"/>
        <w:jc w:val="both"/>
      </w:pPr>
      <w:r>
        <w:t xml:space="preserve">Successful </w:t>
      </w:r>
      <w:r w:rsidR="00D62DD2">
        <w:t xml:space="preserve">reduction </w:t>
      </w:r>
      <w:r w:rsidR="00B02E02">
        <w:t xml:space="preserve">of </w:t>
      </w:r>
      <w:r w:rsidR="00D62DD2">
        <w:t>sedimentation</w:t>
      </w:r>
      <w:r>
        <w:t xml:space="preserve"> threat</w:t>
      </w:r>
      <w:r w:rsidR="00D62DD2">
        <w:t>s</w:t>
      </w:r>
      <w:r>
        <w:t xml:space="preserve"> to coral reefs </w:t>
      </w:r>
      <w:r w:rsidR="0053494D">
        <w:t xml:space="preserve">requires </w:t>
      </w:r>
      <w:r w:rsidR="00216B47">
        <w:t xml:space="preserve">first </w:t>
      </w:r>
      <w:r w:rsidR="00EB3A49">
        <w:t>identifying and quantifying</w:t>
      </w:r>
      <w:r>
        <w:t xml:space="preserve"> the </w:t>
      </w:r>
      <w:r w:rsidR="00EB3A49">
        <w:t>land-based sources of sediment</w:t>
      </w:r>
      <w:r w:rsidR="00D62DD2">
        <w:t xml:space="preserve"> to</w:t>
      </w:r>
      <w:r>
        <w:t xml:space="preserve"> </w:t>
      </w:r>
      <w:r w:rsidR="00D62DD2">
        <w:t>focus</w:t>
      </w:r>
      <w:r w:rsidR="00EB3A49">
        <w:t xml:space="preserve"> management efforts</w:t>
      </w:r>
      <w:r w:rsidR="00B02E02">
        <w:t xml:space="preserve"> and design mitigation measures</w:t>
      </w:r>
      <w:r>
        <w:t>.</w:t>
      </w:r>
      <w:r w:rsidR="00D62DD2">
        <w:t xml:space="preserve"> Monitoring </w:t>
      </w:r>
      <w:r w:rsidR="00216B47">
        <w:t>suspended sediment yield</w:t>
      </w:r>
      <w:r w:rsidR="00D62DD2">
        <w:t xml:space="preserve"> </w:t>
      </w:r>
      <w:r w:rsidR="000776F5">
        <w:t xml:space="preserve">(SSY) </w:t>
      </w:r>
      <w:r w:rsidR="00D62DD2">
        <w:t>from remote streams that are dominated by infrequent, high magnitude</w:t>
      </w:r>
      <w:r w:rsidR="000776F5">
        <w:t xml:space="preserve"> storm</w:t>
      </w:r>
      <w:r w:rsidR="00D62DD2">
        <w:t xml:space="preserve"> events</w:t>
      </w:r>
      <w:r w:rsidR="00B02E02">
        <w:t xml:space="preserve"> </w:t>
      </w:r>
      <w:r w:rsidR="008145D7">
        <w:t>is</w:t>
      </w:r>
      <w:r w:rsidR="00D62DD2">
        <w:t xml:space="preserve"> resource intensive</w:t>
      </w:r>
      <w:r w:rsidR="00B02E02">
        <w:t xml:space="preserve"> </w:t>
      </w:r>
      <w:r w:rsidR="009E0963">
        <w:t>and</w:t>
      </w:r>
      <w:r w:rsidR="00B02E02">
        <w:t xml:space="preserve"> require</w:t>
      </w:r>
      <w:r w:rsidR="009E0963">
        <w:t>s</w:t>
      </w:r>
      <w:r w:rsidR="00B02E02">
        <w:t xml:space="preserve"> technical skills unavailable </w:t>
      </w:r>
      <w:r w:rsidR="00216B47">
        <w:t>to local managers</w:t>
      </w:r>
      <w:r w:rsidR="00B02E02">
        <w:t>. Environm</w:t>
      </w:r>
      <w:r w:rsidR="00216B47">
        <w:t xml:space="preserve">ental managers </w:t>
      </w:r>
      <w:r w:rsidR="00B02E02">
        <w:t>require</w:t>
      </w:r>
      <w:r w:rsidR="00D62DD2">
        <w:t xml:space="preserve"> simple yet effective methods </w:t>
      </w:r>
      <w:r w:rsidR="00B02E02">
        <w:t xml:space="preserve">to identify major sediment sources, quantify </w:t>
      </w:r>
      <w:r w:rsidR="00216B47">
        <w:t>sediment yield</w:t>
      </w:r>
      <w:r w:rsidR="00B02E02">
        <w:t xml:space="preserve"> from key </w:t>
      </w:r>
      <w:r w:rsidR="009E0963">
        <w:t>sources</w:t>
      </w:r>
      <w:r w:rsidR="00B02E02">
        <w:t>, and establish</w:t>
      </w:r>
      <w:r w:rsidR="00302A8E">
        <w:t xml:space="preserve"> objective</w:t>
      </w:r>
      <w:r w:rsidR="00B02E02">
        <w:t xml:space="preserve"> metrics of success such as reduced sediment loading to reefs</w:t>
      </w:r>
      <w:r w:rsidR="00D62DD2">
        <w:t>.</w:t>
      </w:r>
      <w:r w:rsidR="00D62C2D">
        <w:t xml:space="preserve"> Currently, there is </w:t>
      </w:r>
      <w:r w:rsidR="00D62C2D" w:rsidRPr="00D62C2D">
        <w:t xml:space="preserve">no generic procedure </w:t>
      </w:r>
      <w:r w:rsidR="00D62C2D">
        <w:t xml:space="preserve">for </w:t>
      </w:r>
      <w:r w:rsidR="00D62C2D" w:rsidRPr="00D62C2D">
        <w:t xml:space="preserve">accurate prediction of SSY </w:t>
      </w:r>
      <w:r w:rsidR="00293747">
        <w:t>in</w:t>
      </w:r>
      <w:r w:rsidR="00D62C2D" w:rsidRPr="00D62C2D">
        <w:t xml:space="preserve"> small</w:t>
      </w:r>
      <w:r w:rsidR="002C3BC1">
        <w:t>,</w:t>
      </w:r>
      <w:r w:rsidR="00D62C2D" w:rsidRPr="00D62C2D">
        <w:t xml:space="preserve"> mountain</w:t>
      </w:r>
      <w:r w:rsidR="00D62C2D">
        <w:t>ous catchments</w:t>
      </w:r>
      <w:r w:rsidR="008145D7">
        <w:t xml:space="preserve"> to meet</w:t>
      </w:r>
      <w:r w:rsidR="00D62C2D">
        <w:t xml:space="preserve"> local management needs. Furthermore, r</w:t>
      </w:r>
      <w:r w:rsidR="00D62C2D" w:rsidRPr="00D62C2D">
        <w:t>eliable parameterization of models</w:t>
      </w:r>
      <w:r w:rsidR="00D62C2D">
        <w:t xml:space="preserve"> that predict SSY </w:t>
      </w:r>
      <w:r w:rsidR="008145D7">
        <w:t>from small, mountainous catchments</w:t>
      </w:r>
      <w:r w:rsidR="00D62C2D" w:rsidRPr="00D62C2D">
        <w:t xml:space="preserve"> is a major need for </w:t>
      </w:r>
      <w:r w:rsidR="00D62C2D" w:rsidRPr="00D62C2D">
        <w:lastRenderedPageBreak/>
        <w:t>furthe</w:t>
      </w:r>
      <w:r w:rsidR="00D62C2D">
        <w:t>r incorporation into models ap</w:t>
      </w:r>
      <w:r w:rsidR="00D62C2D" w:rsidRPr="00D62C2D">
        <w:t>plied at the regional sca</w:t>
      </w:r>
      <w:r w:rsidR="00D62C2D">
        <w:t>le, where societal needs are</w:t>
      </w:r>
      <w:r w:rsidR="00D62C2D" w:rsidRPr="00D62C2D">
        <w:t xml:space="preserve"> greatest</w:t>
      </w:r>
      <w:r w:rsidR="00D62DD2">
        <w:t xml:space="preserve"> </w:t>
      </w:r>
      <w:r w:rsidR="00D62C2D">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D62C2D">
        <w:fldChar w:fldCharType="separate"/>
      </w:r>
      <w:r w:rsidR="00FC7C8C" w:rsidRPr="00FC7C8C">
        <w:rPr>
          <w:noProof/>
        </w:rPr>
        <w:t>(Duvert et al., 2012)</w:t>
      </w:r>
      <w:r w:rsidR="00D62C2D">
        <w:fldChar w:fldCharType="end"/>
      </w:r>
      <w:r w:rsidR="00711F9B">
        <w:t>.</w:t>
      </w:r>
    </w:p>
    <w:p w14:paraId="4AF3DD56" w14:textId="2FF31093" w:rsidR="0045436E" w:rsidRDefault="0045436E" w:rsidP="000023CD">
      <w:pPr>
        <w:ind w:firstLine="576"/>
        <w:jc w:val="both"/>
      </w:pPr>
      <w:commentRangeStart w:id="4"/>
      <w:r>
        <w:t>Several studies have found significant correlation between event SSY and various precipitation and discharge variables, but the best correlation has consistently been with maximum event discharge (Qmax). Several researchers have hypothesized Qmax shows high correlation with SSY because</w:t>
      </w:r>
      <w:r w:rsidRPr="004D6C39">
        <w:t xml:space="preserve"> Qmax is an integrator of the whole hydrological response of a given </w:t>
      </w:r>
      <w:r>
        <w:t>watershed to a given storm event</w:t>
      </w:r>
      <w:r w:rsidRPr="004D6C39">
        <w:t>.</w:t>
      </w:r>
      <w:r>
        <w:t xml:space="preserve"> </w:t>
      </w:r>
      <w:r>
        <w:fldChar w:fldCharType="begin" w:fldLock="1"/>
      </w:r>
      <w:r w:rsidR="003169E1">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sidRPr="003351F1">
        <w:rPr>
          <w:noProof/>
        </w:rPr>
        <w:t>Rankl</w:t>
      </w:r>
      <w:r>
        <w:rPr>
          <w:noProof/>
        </w:rPr>
        <w:t xml:space="preserve"> (</w:t>
      </w:r>
      <w:r w:rsidRPr="003351F1">
        <w:rPr>
          <w:noProof/>
        </w:rPr>
        <w:t>2004)</w:t>
      </w:r>
      <w:r>
        <w:fldChar w:fldCharType="end"/>
      </w:r>
      <w:r>
        <w:t xml:space="preserve"> ar</w:t>
      </w:r>
      <w:r w:rsidRPr="004D6C39">
        <w:t xml:space="preserve">gued that the largest variability in </w:t>
      </w:r>
      <w:r>
        <w:t xml:space="preserve">event </w:t>
      </w:r>
      <w:r w:rsidRPr="004D6C39">
        <w:t>SSY is the result of variability in rainstorm energy</w:t>
      </w:r>
      <w:r>
        <w:t>. Since</w:t>
      </w:r>
      <w:r w:rsidRPr="004D6C39">
        <w:t xml:space="preserve"> </w:t>
      </w:r>
      <w:r>
        <w:t>Qmax</w:t>
      </w:r>
      <w:r w:rsidRPr="004D6C39">
        <w:t xml:space="preserve"> depends on the i</w:t>
      </w:r>
      <w:r>
        <w:t>ntensity and volume of rainfall,</w:t>
      </w:r>
      <w:r w:rsidRPr="004D6C39">
        <w:t xml:space="preserve"> he concluded that a relation should exist between SSY and Qmax as both are driven by rainfall energy. </w:t>
      </w:r>
      <w:r>
        <w:fldChar w:fldCharType="begin" w:fldLock="1"/>
      </w:r>
      <w:r w:rsidR="003169E1">
        <w:instrText>ADDIN CSL_CITATION { "citationItems" : [ { "id" : "ITEM-1", "itemData" : { "author" : [ { "dropping-particle" : "", "family" : "Li, Z., Li, P., Lu, K., Zheng, L., Guo", "given" : "Y.", "non-dropping-particle" : "", "parse-names" : false, "suffix" : "" } ], "container-title" : "Proceedings of the 13th International Soil Conservation Organization (ISCO) Conference", "id" : "ITEM-1", "issued" : { "date-parts" : [ [ "2004" ] ] }, "page" : "Paper No. 668", "publisher-place" : "Brisbane, Australia", "title" : "Development and application of the runoff erosivity for sediment yield prediction on watershed scale.", "type" : "paper-conference" }, "uris" : [ "http://www.mendeley.com/documents/?uuid=4c44126d-8aa6-4514-baf7-d3c7b6574cb2" ] } ], "mendeley" : { "manualFormatting" : "Li et al. (2004)", "previouslyFormattedCitation" : "(Li, Z., Li, P., Lu, K., Zheng, L., Guo, 2004)" }, "properties" : { "noteIndex" : 0 }, "schema" : "https://github.com/citation-style-language/schema/raw/master/csl-citation.json" }</w:instrText>
      </w:r>
      <w:r>
        <w:fldChar w:fldCharType="separate"/>
      </w:r>
      <w:r w:rsidRPr="00CE2557">
        <w:rPr>
          <w:noProof/>
        </w:rPr>
        <w:t>Li</w:t>
      </w:r>
      <w:r>
        <w:rPr>
          <w:noProof/>
        </w:rPr>
        <w:t xml:space="preserve"> et al.</w:t>
      </w:r>
      <w:r w:rsidRPr="00CE2557">
        <w:rPr>
          <w:noProof/>
        </w:rPr>
        <w:t xml:space="preserve"> </w:t>
      </w:r>
      <w:r>
        <w:rPr>
          <w:noProof/>
        </w:rPr>
        <w:t>(</w:t>
      </w:r>
      <w:r w:rsidRPr="00CE2557">
        <w:rPr>
          <w:noProof/>
        </w:rPr>
        <w:t>2004)</w:t>
      </w:r>
      <w:r>
        <w:fldChar w:fldCharType="end"/>
      </w:r>
      <w:r>
        <w:t xml:space="preserve"> proposed the use of a runoff erosivity index instead of traditional rainfall erosivity for the prediction of SSY, hypothesizing that discharge characteristics better integrate the watershed response than precipitation variables. </w:t>
      </w:r>
      <w:r>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3351F1">
        <w:rPr>
          <w:noProof/>
        </w:rPr>
        <w:t>Duvert et al</w:t>
      </w:r>
      <w:r>
        <w:rPr>
          <w:noProof/>
        </w:rPr>
        <w:t>. (</w:t>
      </w:r>
      <w:r w:rsidRPr="003351F1">
        <w:rPr>
          <w:noProof/>
        </w:rPr>
        <w:t>2012)</w:t>
      </w:r>
      <w:r>
        <w:fldChar w:fldCharType="end"/>
      </w:r>
      <w:r>
        <w:t xml:space="preserve"> hypothesized </w:t>
      </w:r>
      <w:r w:rsidRPr="004D6C39">
        <w:t xml:space="preserve">Qmax is a meaningful variable because it </w:t>
      </w:r>
      <w:r>
        <w:t>relates to</w:t>
      </w:r>
      <w:r w:rsidRPr="004D6C39">
        <w:t xml:space="preserve"> both the </w:t>
      </w:r>
      <w:r>
        <w:t xml:space="preserve">sediment </w:t>
      </w:r>
      <w:r w:rsidRPr="004D6C39">
        <w:t>production</w:t>
      </w:r>
      <w:r>
        <w:t xml:space="preserve"> on the hillslope and in the channel,</w:t>
      </w:r>
      <w:r w:rsidRPr="004D6C39">
        <w:t xml:space="preserve"> and the transfe</w:t>
      </w:r>
      <w:r>
        <w:t>r functions of sediment dynamics. They argue w</w:t>
      </w:r>
      <w:r w:rsidRPr="004D6C39">
        <w:t xml:space="preserve">here runoff </w:t>
      </w:r>
      <w:r>
        <w:t xml:space="preserve">is produced by rainfall excess, </w:t>
      </w:r>
      <w:r w:rsidRPr="004D6C39">
        <w:t>Qmax i</w:t>
      </w:r>
      <w:r>
        <w:t xml:space="preserve">s a function of rainfall intensity and </w:t>
      </w:r>
      <w:r w:rsidRPr="004D6C39">
        <w:t>the duration</w:t>
      </w:r>
      <w:r>
        <w:t xml:space="preserve"> of high intensity</w:t>
      </w:r>
      <w:r w:rsidRPr="004D6C39">
        <w:t xml:space="preserve"> (rather than volume)</w:t>
      </w:r>
      <w:r>
        <w:t xml:space="preserve">, and where runoff is produced by saturation excess overland flow, </w:t>
      </w:r>
      <w:r w:rsidRPr="004D6C39">
        <w:t>Qmax depends on t</w:t>
      </w:r>
      <w:r>
        <w:t>he hydrological processes occur</w:t>
      </w:r>
      <w:r w:rsidRPr="004D6C39">
        <w:t>ring from hillslopes to the river channel, which are controlled by the soil</w:t>
      </w:r>
      <w:r>
        <w:t xml:space="preserve"> antecedent wetness conditions and by the water table dynamics. </w:t>
      </w:r>
      <w:r>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3351F1">
        <w:rPr>
          <w:noProof/>
        </w:rPr>
        <w:t xml:space="preserve">Duvert et al. </w:t>
      </w:r>
      <w:r>
        <w:rPr>
          <w:noProof/>
        </w:rPr>
        <w:t>(</w:t>
      </w:r>
      <w:r w:rsidRPr="003351F1">
        <w:rPr>
          <w:noProof/>
        </w:rPr>
        <w:t>2012)</w:t>
      </w:r>
      <w:r>
        <w:fldChar w:fldCharType="end"/>
      </w:r>
      <w:r>
        <w:t xml:space="preserve"> argued that by being responsive to these important hydrological processes in diverse environments, Qmax is a good predictor variable of event SSY. High correlation between event SSY and Qmax has been found in semi-arid, temperate, and sub-humid watersheds in Arizona, Wyoming, Italy, and New Zealand, but this approach has not been attempted for tropical watersheds on volcanic islands.</w:t>
      </w:r>
      <w:commentRangeEnd w:id="4"/>
      <w:r>
        <w:rPr>
          <w:rStyle w:val="CommentReference"/>
        </w:rPr>
        <w:commentReference w:id="4"/>
      </w:r>
    </w:p>
    <w:p w14:paraId="1577D77F" w14:textId="223F678C" w:rsidR="00333DD3" w:rsidRDefault="002663A3" w:rsidP="002663A3">
      <w:pPr>
        <w:jc w:val="both"/>
      </w:pPr>
      <w:r>
        <w:tab/>
      </w:r>
      <w:r>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420513">
        <w:rPr>
          <w:noProof/>
        </w:rPr>
        <w:t>Duvert et al.</w:t>
      </w:r>
      <w:r>
        <w:rPr>
          <w:noProof/>
        </w:rPr>
        <w:t xml:space="preserve"> (</w:t>
      </w:r>
      <w:r w:rsidRPr="00420513">
        <w:rPr>
          <w:noProof/>
        </w:rPr>
        <w:t>2012)</w:t>
      </w:r>
      <w:r>
        <w:fldChar w:fldCharType="end"/>
      </w:r>
      <w:r>
        <w:t xml:space="preserve"> also fit regression lines using a correction factor to correct for potential negative bias introduced by log-transforming the data (linear with bias correction) </w:t>
      </w:r>
      <w:r>
        <w:fldChar w:fldCharType="begin" w:fldLock="1"/>
      </w:r>
      <w:r w:rsidR="003169E1">
        <w:instrText>ADDIN CSL_CITATION { "citationItems" : [ { "id" : "ITEM-1", "itemData" : { "author" : [ { "dropping-particle" : "", "family" : "Sprugel", "given" : "D.G.", "non-dropping-particle" : "", "parse-names" : false, "suffix" : "" } ], "container-title" : "Ecology", "id" : "ITEM-1", "issued" : { "date-parts" : [ [ "1983" ] ] }, "page" : "209\u2013210.", "title" : "Correcting for bias in log-transformed equations", "type" : "article-journal", "volume" : "64" }, "uris" : [ "http://www.mendeley.com/documents/?uuid=789696da-8708-4824-b187-1d33e2e7ebde" ] } ], "mendeley" : { "previouslyFormattedCitation" : "(Sprugel, 1983)" }, "properties" : { "noteIndex" : 0 }, "schema" : "https://github.com/citation-style-language/schema/raw/master/csl-citation.json" }</w:instrText>
      </w:r>
      <w:r>
        <w:fldChar w:fldCharType="separate"/>
      </w:r>
      <w:r w:rsidRPr="00FC7C8C">
        <w:rPr>
          <w:noProof/>
        </w:rPr>
        <w:t>(Sprugel, 1983)</w:t>
      </w:r>
      <w:r>
        <w:fldChar w:fldCharType="end"/>
      </w:r>
      <w:r>
        <w:t xml:space="preserve">, and a nonlinear least squares regression method (nonlinear model) </w:t>
      </w:r>
      <w:r>
        <w:fldChar w:fldCharType="begin" w:fldLock="1"/>
      </w:r>
      <w:r w:rsidR="003169E1">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fldChar w:fldCharType="separate"/>
      </w:r>
      <w:r w:rsidRPr="00FC7C8C">
        <w:rPr>
          <w:noProof/>
        </w:rPr>
        <w:t>(Asselman, 2000)</w:t>
      </w:r>
      <w:r>
        <w:fldChar w:fldCharType="end"/>
      </w:r>
      <w:r>
        <w:t xml:space="preserve">. </w:t>
      </w:r>
      <w:commentRangeStart w:id="5"/>
      <w:commentRangeStart w:id="6"/>
      <w:r>
        <w:t xml:space="preserve">A coefficient of determination was modified to incorporate variable sample sizes, and calculated for each regression to select the best model fit. </w:t>
      </w:r>
      <w:commentRangeEnd w:id="5"/>
      <w:r>
        <w:rPr>
          <w:rStyle w:val="CommentReference"/>
        </w:rPr>
        <w:commentReference w:id="5"/>
      </w:r>
      <w:commentRangeEnd w:id="6"/>
      <w:r>
        <w:rPr>
          <w:rStyle w:val="CommentReference"/>
        </w:rPr>
        <w:commentReference w:id="6"/>
      </w:r>
      <w:commentRangeStart w:id="7"/>
      <w:commentRangeStart w:id="8"/>
      <w:r>
        <w:t xml:space="preserve">The nonlinear models were more accurate overall (higher coefficient of determination), especially at fitting the highest SSY values, but overestimated SSY at low values, where linear models were more accurate.  </w:t>
      </w:r>
      <w:commentRangeEnd w:id="7"/>
      <w:r>
        <w:rPr>
          <w:rStyle w:val="CommentReference"/>
        </w:rPr>
        <w:commentReference w:id="7"/>
      </w:r>
      <w:commentRangeEnd w:id="8"/>
    </w:p>
    <w:p w14:paraId="72E29A23" w14:textId="34053EE7" w:rsidR="002663A3" w:rsidRDefault="002663A3" w:rsidP="00700E8A">
      <w:pPr>
        <w:ind w:firstLine="576"/>
        <w:jc w:val="both"/>
      </w:pPr>
      <w:r>
        <w:rPr>
          <w:rStyle w:val="CommentReference"/>
        </w:rPr>
        <w:commentReference w:id="8"/>
      </w:r>
      <w:r w:rsidR="00333DD3" w:rsidRPr="00333DD3">
        <w:t xml:space="preserve"> </w:t>
      </w:r>
      <w:commentRangeStart w:id="9"/>
      <w:r w:rsidR="00333DD3">
        <w:t xml:space="preserve">A main objective of this study was to determine how much sediment loading to Faga’alu Bay has been increased by human disturbance, and how the increase varies by storm size. To compare event SSY from different watersheds </w:t>
      </w:r>
      <w:r w:rsidR="00333DD3">
        <w:fldChar w:fldCharType="begin" w:fldLock="1"/>
      </w:r>
      <w:r w:rsidR="003169E1">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"ITEM-3",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"(Duvert et al., 2012; Fahey et al., 2003; Hicks, 1990)" }, "properties" : { "noteIndex" : 0 }, "schema" : "https://github.com/citation-style-language/schema/raw/master/csl-citation.json" }</w:instrText>
      </w:r>
      <w:r w:rsidR="00333DD3">
        <w:fldChar w:fldCharType="separate"/>
      </w:r>
      <w:r w:rsidR="00333DD3" w:rsidRPr="00FC7C8C">
        <w:rPr>
          <w:noProof/>
        </w:rPr>
        <w:t>(Duvert et al., 2012; Fahey et al., 2003; Hicks, 1990)</w:t>
      </w:r>
      <w:r w:rsidR="00333DD3">
        <w:fldChar w:fldCharType="end"/>
      </w:r>
      <w:r w:rsidR="00333DD3">
        <w:t xml:space="preserve">, or subwatersheds </w:t>
      </w:r>
      <w:r w:rsidR="00333DD3">
        <w:fldChar w:fldCharType="begin" w:fldLock="1"/>
      </w:r>
      <w:r w:rsidR="003169E1">
        <w:instrText>ADDIN CSL_CITATION { "citationItems" : [ { "id" : "ITEM-1",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"ITEM-1",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 "properties" : { "noteIndex" : 0 }, "schema" : "https://github.com/citation-style-language/schema/raw/master/csl-citation.json" }</w:instrText>
      </w:r>
      <w:r w:rsidR="00333DD3">
        <w:fldChar w:fldCharType="separate"/>
      </w:r>
      <w:r w:rsidR="00333DD3" w:rsidRPr="00FC7C8C">
        <w:rPr>
          <w:noProof/>
        </w:rPr>
        <w:t>(Basher et al., 2011)</w:t>
      </w:r>
      <w:r w:rsidR="00333DD3">
        <w:fldChar w:fldCharType="end"/>
      </w:r>
      <w:r w:rsidR="00333DD3">
        <w:t xml:space="preserve">, the most common method is to normalize SSY by watershed area to calculate the “specific sediment yield” (mass/area) </w:t>
      </w:r>
      <w:r w:rsidR="00333DD3">
        <w:fldChar w:fldCharType="begin" w:fldLock="1"/>
      </w:r>
      <w:r w:rsidR="003169E1">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rsidR="00333DD3">
        <w:fldChar w:fldCharType="separate"/>
      </w:r>
      <w:r w:rsidR="00333DD3" w:rsidRPr="00FC7C8C">
        <w:rPr>
          <w:noProof/>
        </w:rPr>
        <w:t>(Milliman and Syvitski, 1992)</w:t>
      </w:r>
      <w:r w:rsidR="00333DD3">
        <w:fldChar w:fldCharType="end"/>
      </w:r>
      <w:r w:rsidR="00333DD3">
        <w:t xml:space="preserve">. To compare the SSY-Qmax relationship from different watersheds, Qmax can be used without alteration </w:t>
      </w:r>
      <w:r w:rsidR="00333DD3">
        <w:fldChar w:fldCharType="begin" w:fldLock="1"/>
      </w:r>
      <w:r w:rsidR="003169E1">
        <w:instrText>ADDIN CSL_CITATION { "citationItems" : [ { "id" : "ITEM-1",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"ITEM-1",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 "properties" : { "noteIndex" : 0 }, "schema" : "https://github.com/citation-style-language/schema/raw/master/csl-citation.json" }</w:instrText>
      </w:r>
      <w:r w:rsidR="00333DD3">
        <w:fldChar w:fldCharType="separate"/>
      </w:r>
      <w:r w:rsidR="00333DD3" w:rsidRPr="00FC7C8C">
        <w:rPr>
          <w:noProof/>
        </w:rPr>
        <w:t>(Basher et al., 2011)</w:t>
      </w:r>
      <w:r w:rsidR="00333DD3">
        <w:fldChar w:fldCharType="end"/>
      </w:r>
      <w:r w:rsidR="00333DD3">
        <w:t xml:space="preserve">, normalized by event mean discharge </w:t>
      </w:r>
      <w:r w:rsidR="00333DD3">
        <w:fldChar w:fldCharType="begin" w:fldLock="1"/>
      </w:r>
      <w:r w:rsidR="003169E1">
        <w:instrText>ADDIN CSL_CITATION { "citationItems" : [ { "id" : "ITEM-1",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"ITEM-1",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 "properties" : { "noteIndex" : 0 }, "schema" : "https://github.com/citation-style-language/schema/raw/master/csl-citation.json" }</w:instrText>
      </w:r>
      <w:r w:rsidR="00333DD3">
        <w:fldChar w:fldCharType="separate"/>
      </w:r>
      <w:r w:rsidR="00333DD3" w:rsidRPr="00FC7C8C">
        <w:rPr>
          <w:noProof/>
        </w:rPr>
        <w:t>(Basher et al., 2011)</w:t>
      </w:r>
      <w:r w:rsidR="00333DD3">
        <w:fldChar w:fldCharType="end"/>
      </w:r>
      <w:r w:rsidR="00333DD3">
        <w:t xml:space="preserve">, or normalized by area </w:t>
      </w:r>
      <w:r w:rsidR="00333DD3">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333DD3">
        <w:fldChar w:fldCharType="separate"/>
      </w:r>
      <w:r w:rsidR="00333DD3" w:rsidRPr="00FC7C8C">
        <w:rPr>
          <w:noProof/>
        </w:rPr>
        <w:t>(Duvert et al., 2012)</w:t>
      </w:r>
      <w:r w:rsidR="00333DD3">
        <w:fldChar w:fldCharType="end"/>
      </w:r>
      <w:r w:rsidR="00333DD3">
        <w:t>. When normalized by area, the SSY-Qmax relationship measured upstream and downstream would be the same under natural conditions (assuming the watershed is homogenous). Upward displacement of the SSY-Qmax rating curve is attributed to increased SSY from human disturbance.</w:t>
      </w:r>
      <w:r w:rsidR="00333DD3" w:rsidRPr="00B15EC9">
        <w:t xml:space="preserve"> </w:t>
      </w:r>
      <w:r w:rsidR="00333DD3">
        <w:t>If area-normalized event SSY rating curves converge at higher Qmax values, it indicates a diminishing relative increase from human disturbance for large storms.</w:t>
      </w:r>
      <w:commentRangeEnd w:id="9"/>
      <w:r w:rsidR="00333DD3">
        <w:rPr>
          <w:rStyle w:val="CommentReference"/>
        </w:rPr>
        <w:commentReference w:id="9"/>
      </w:r>
    </w:p>
    <w:p w14:paraId="63D2FFE0" w14:textId="33FA58ED" w:rsidR="00B84518" w:rsidRDefault="009E0963" w:rsidP="000023CD">
      <w:pPr>
        <w:ind w:firstLine="576"/>
        <w:jc w:val="both"/>
      </w:pPr>
      <w:commentRangeStart w:id="10"/>
      <w:r>
        <w:t xml:space="preserve">This paper describes a research project to quantify </w:t>
      </w:r>
      <w:r w:rsidR="00DB24C7">
        <w:t>SSY</w:t>
      </w:r>
      <w:r>
        <w:t xml:space="preserve"> from</w:t>
      </w:r>
      <w:r w:rsidR="00DB24C7">
        <w:t xml:space="preserve"> undisturbed</w:t>
      </w:r>
      <w:r>
        <w:t xml:space="preserve"> and human-disturbed </w:t>
      </w:r>
      <w:r w:rsidR="00DB24C7">
        <w:t>portions of a small watershed</w:t>
      </w:r>
      <w:r>
        <w:t xml:space="preserve"> in</w:t>
      </w:r>
      <w:r w:rsidR="00DB24C7">
        <w:t xml:space="preserve"> </w:t>
      </w:r>
      <w:r>
        <w:t xml:space="preserve">American Samoa, and </w:t>
      </w:r>
      <w:r w:rsidR="00293747">
        <w:t xml:space="preserve">to </w:t>
      </w:r>
      <w:r>
        <w:t xml:space="preserve">develop a simple </w:t>
      </w:r>
      <w:r w:rsidR="006A65CE">
        <w:t>model of</w:t>
      </w:r>
      <w:r>
        <w:t xml:space="preserve"> sediment loading </w:t>
      </w:r>
      <w:r w:rsidR="00DB24C7">
        <w:lastRenderedPageBreak/>
        <w:t xml:space="preserve">based on storm event </w:t>
      </w:r>
      <w:r w:rsidR="000E186A">
        <w:t>characteristics</w:t>
      </w:r>
      <w:r>
        <w:t>. This simple model is developed for managers from NOAA Coral Reef Conservation Program</w:t>
      </w:r>
      <w:r w:rsidR="002C3BC1">
        <w:t xml:space="preserve"> (CRCP)</w:t>
      </w:r>
      <w:r>
        <w:t xml:space="preserve"> and the US Coral Reef Task Force</w:t>
      </w:r>
      <w:r w:rsidR="002C3BC1">
        <w:t xml:space="preserve"> (USCRTF)</w:t>
      </w:r>
      <w:r>
        <w:t xml:space="preserve"> to provide </w:t>
      </w:r>
      <w:r w:rsidR="00302A8E">
        <w:t xml:space="preserve">baselines of natural and anthropogenic SSY to priority coral reefs, </w:t>
      </w:r>
      <w:r>
        <w:t>prior to an extensive watershed management initiative at the study site.</w:t>
      </w:r>
      <w:r w:rsidR="00B84518">
        <w:t xml:space="preserve"> </w:t>
      </w:r>
      <w:commentRangeEnd w:id="10"/>
      <w:r w:rsidR="00293747">
        <w:rPr>
          <w:rStyle w:val="CommentReference"/>
        </w:rPr>
        <w:commentReference w:id="10"/>
      </w:r>
    </w:p>
    <w:p w14:paraId="7A5F322D" w14:textId="77777777" w:rsidR="00373C34" w:rsidRPr="000F3B2F" w:rsidRDefault="00373C34" w:rsidP="00373C34">
      <w:pPr>
        <w:pStyle w:val="Heading2"/>
      </w:pPr>
      <w:r>
        <w:t>Research Questions</w:t>
      </w:r>
    </w:p>
    <w:p w14:paraId="3114EE52" w14:textId="185681FD" w:rsidR="00373C34" w:rsidRDefault="00373C34" w:rsidP="00373C34">
      <w:r>
        <w:t>The research questions are</w:t>
      </w:r>
      <w:r w:rsidR="007012B2">
        <w:t>:</w:t>
      </w:r>
    </w:p>
    <w:p w14:paraId="0B0790F1" w14:textId="26D9829E" w:rsidR="00373C34" w:rsidRPr="00820040" w:rsidRDefault="00980682" w:rsidP="000023CD">
      <w:pPr>
        <w:pStyle w:val="ListParagraph"/>
        <w:numPr>
          <w:ilvl w:val="0"/>
          <w:numId w:val="6"/>
        </w:numPr>
        <w:rPr>
          <w:b/>
        </w:rPr>
      </w:pPr>
      <w:r>
        <w:rPr>
          <w:b/>
        </w:rPr>
        <w:t>How has human disturbance altered the sediment loading to Faga’alu Bay</w:t>
      </w:r>
      <w:r w:rsidR="00373C34" w:rsidRPr="00820040">
        <w:rPr>
          <w:b/>
        </w:rPr>
        <w:t xml:space="preserve">? </w:t>
      </w:r>
    </w:p>
    <w:p w14:paraId="3C50162A" w14:textId="77777777" w:rsidR="00373C34" w:rsidRDefault="00373C34" w:rsidP="00373C34">
      <w:pPr>
        <w:pStyle w:val="ListParagraph"/>
      </w:pPr>
      <w:r>
        <w:t>This will be answered by:</w:t>
      </w:r>
    </w:p>
    <w:p w14:paraId="109DCAB7" w14:textId="09938119" w:rsidR="00980682" w:rsidRDefault="00373C34" w:rsidP="000023CD">
      <w:pPr>
        <w:pStyle w:val="ListParagraph"/>
        <w:numPr>
          <w:ilvl w:val="1"/>
          <w:numId w:val="6"/>
        </w:numPr>
      </w:pPr>
      <w:r>
        <w:t xml:space="preserve">Comparing SSC during base- and stormflow conditions, and </w:t>
      </w:r>
      <w:r w:rsidR="00D7547E">
        <w:t>Q-</w:t>
      </w:r>
      <w:r>
        <w:t xml:space="preserve">SSC relationships </w:t>
      </w:r>
      <w:r w:rsidR="007012B2">
        <w:t xml:space="preserve">measured </w:t>
      </w:r>
      <w:r>
        <w:t xml:space="preserve">below </w:t>
      </w:r>
      <w:r w:rsidR="007012B2">
        <w:t>the undisturbed and disturbed watersheds</w:t>
      </w:r>
      <w:r w:rsidR="00980682">
        <w:t>.</w:t>
      </w:r>
    </w:p>
    <w:p w14:paraId="676F0DF7" w14:textId="26776CE8" w:rsidR="00373C34" w:rsidRDefault="00980682" w:rsidP="000023CD">
      <w:pPr>
        <w:pStyle w:val="ListParagraph"/>
        <w:numPr>
          <w:ilvl w:val="1"/>
          <w:numId w:val="6"/>
        </w:numPr>
      </w:pPr>
      <w:r>
        <w:t xml:space="preserve">Comparing SSY rating curves from the undisturbed and disturbed </w:t>
      </w:r>
      <w:r w:rsidR="00D7547E">
        <w:t>watersheds</w:t>
      </w:r>
      <w:r>
        <w:t>.</w:t>
      </w:r>
      <w:r w:rsidR="00373C34">
        <w:t xml:space="preserve"> </w:t>
      </w:r>
    </w:p>
    <w:p w14:paraId="2A77AC3A" w14:textId="7DB37487" w:rsidR="00373C34" w:rsidRDefault="00373C34" w:rsidP="000023CD">
      <w:pPr>
        <w:pStyle w:val="ListParagraph"/>
        <w:numPr>
          <w:ilvl w:val="1"/>
          <w:numId w:val="6"/>
        </w:numPr>
      </w:pPr>
      <w:r>
        <w:t>Calculating the percent of total sediment load contributed by the forested upper watershed and the human-disturbed lower watershed.</w:t>
      </w:r>
    </w:p>
    <w:p w14:paraId="4C16EB56" w14:textId="219487B6" w:rsidR="00373C34" w:rsidRDefault="00373C34" w:rsidP="00373C34">
      <w:r w:rsidRPr="00151041">
        <w:rPr>
          <w:i/>
        </w:rPr>
        <w:t>Hypothesis</w:t>
      </w:r>
      <w:r>
        <w:t xml:space="preserve">: Human land use, mainly by open-pit aggregate mining, has significantly increased fine sediment loading </w:t>
      </w:r>
      <w:r w:rsidR="007012B2">
        <w:t>above the undisturbed baseline</w:t>
      </w:r>
      <w:r>
        <w:t xml:space="preserve">. </w:t>
      </w:r>
      <w:commentRangeStart w:id="11"/>
      <w:r>
        <w:rPr>
          <w:rStyle w:val="CommentReference"/>
        </w:rPr>
        <w:commentReference w:id="12"/>
      </w:r>
      <w:commentRangeEnd w:id="11"/>
      <w:r>
        <w:rPr>
          <w:rStyle w:val="CommentReference"/>
        </w:rPr>
        <w:commentReference w:id="11"/>
      </w:r>
      <w:r w:rsidRPr="006F0A55">
        <w:t xml:space="preserve"> </w:t>
      </w:r>
    </w:p>
    <w:p w14:paraId="427CA049" w14:textId="77777777" w:rsidR="007012B2" w:rsidRDefault="00373C34" w:rsidP="000023CD">
      <w:pPr>
        <w:pStyle w:val="ListParagraph"/>
        <w:numPr>
          <w:ilvl w:val="0"/>
          <w:numId w:val="6"/>
        </w:numPr>
      </w:pPr>
      <w:r w:rsidRPr="00A507A1">
        <w:rPr>
          <w:b/>
        </w:rPr>
        <w:t>How does the relative increase in sediment yield from human-disturbed areas va</w:t>
      </w:r>
      <w:r w:rsidRPr="00876D28">
        <w:rPr>
          <w:b/>
        </w:rPr>
        <w:t>ry by storm size?</w:t>
      </w:r>
      <w:r>
        <w:t xml:space="preserve"> </w:t>
      </w:r>
    </w:p>
    <w:p w14:paraId="43A1C70D" w14:textId="49DC8757" w:rsidR="00373C34" w:rsidRDefault="00373C34" w:rsidP="000023CD">
      <w:pPr>
        <w:pStyle w:val="ListParagraph"/>
        <w:ind w:left="630" w:firstLine="90"/>
      </w:pPr>
      <w:r>
        <w:t>This will be answered</w:t>
      </w:r>
      <w:r w:rsidR="007012B2">
        <w:t xml:space="preserve"> using</w:t>
      </w:r>
      <w:r>
        <w:t xml:space="preserve"> the </w:t>
      </w:r>
      <w:r w:rsidR="00980682">
        <w:t xml:space="preserve">SSY </w:t>
      </w:r>
      <w:r>
        <w:t>rating curves</w:t>
      </w:r>
      <w:r w:rsidR="00980682">
        <w:t>:</w:t>
      </w:r>
      <w:r>
        <w:t xml:space="preserve"> if the rating curves from upstream and downstream intersect at high dischar</w:t>
      </w:r>
      <w:r w:rsidR="007012B2">
        <w:t>ge</w:t>
      </w:r>
      <w:r w:rsidR="00980682">
        <w:t xml:space="preserve"> it indicates diminishing influence of human impacts on SSY.</w:t>
      </w:r>
    </w:p>
    <w:p w14:paraId="305E1B89" w14:textId="77777777" w:rsidR="00373C34" w:rsidRDefault="00373C34" w:rsidP="00373C34">
      <w:r w:rsidRPr="00151041">
        <w:rPr>
          <w:i/>
        </w:rPr>
        <w:t>Hypothesis:</w:t>
      </w:r>
      <w:r>
        <w:t xml:space="preserve"> For small and medium-sized storm events, human land use has significantly increased total suspended sediment loading; but for large events, total sediment loading is dominated by natural sediment loading.</w:t>
      </w:r>
    </w:p>
    <w:p w14:paraId="7A5925BC" w14:textId="77777777" w:rsidR="00980682" w:rsidRPr="000023CD" w:rsidRDefault="00373C34" w:rsidP="000023CD">
      <w:pPr>
        <w:pStyle w:val="ListParagraph"/>
        <w:numPr>
          <w:ilvl w:val="0"/>
          <w:numId w:val="6"/>
        </w:numPr>
      </w:pPr>
      <w:r w:rsidRPr="00820040">
        <w:rPr>
          <w:b/>
        </w:rPr>
        <w:t xml:space="preserve">Which is </w:t>
      </w:r>
      <w:r w:rsidR="00980682">
        <w:rPr>
          <w:b/>
        </w:rPr>
        <w:t>the best predictor of event-based</w:t>
      </w:r>
      <w:r w:rsidRPr="00820040">
        <w:rPr>
          <w:b/>
        </w:rPr>
        <w:t xml:space="preserve"> </w:t>
      </w:r>
      <w:r w:rsidR="00980682">
        <w:rPr>
          <w:b/>
        </w:rPr>
        <w:t>SSY</w:t>
      </w:r>
      <w:r w:rsidRPr="00820040">
        <w:rPr>
          <w:b/>
        </w:rPr>
        <w:t xml:space="preserve"> at each location? </w:t>
      </w:r>
    </w:p>
    <w:p w14:paraId="407752B6" w14:textId="52CF2E17" w:rsidR="00980682" w:rsidRPr="000023CD" w:rsidRDefault="00980682" w:rsidP="000023CD">
      <w:pPr>
        <w:pStyle w:val="ListParagraph"/>
        <w:ind w:left="630"/>
      </w:pPr>
      <w:r>
        <w:t xml:space="preserve">This will be answered by Pearson’s correlation and Spearman’s rank coefficients calculated for four predictors and event sediment yield. The best predictor will have the highest Pearson’s correlation and Spearman’s rank correlation </w:t>
      </w:r>
      <w:commentRangeStart w:id="13"/>
      <w:commentRangeStart w:id="14"/>
      <w:r>
        <w:t>coefficients</w:t>
      </w:r>
      <w:commentRangeEnd w:id="13"/>
      <w:r>
        <w:rPr>
          <w:rStyle w:val="CommentReference"/>
        </w:rPr>
        <w:commentReference w:id="13"/>
      </w:r>
      <w:commentRangeEnd w:id="14"/>
      <w:r>
        <w:rPr>
          <w:rStyle w:val="CommentReference"/>
        </w:rPr>
        <w:commentReference w:id="14"/>
      </w:r>
      <w:r>
        <w:t>.</w:t>
      </w:r>
    </w:p>
    <w:p w14:paraId="25531A22" w14:textId="753AFDB6" w:rsidR="00373C34" w:rsidRDefault="00980682" w:rsidP="000023CD">
      <w:pPr>
        <w:pStyle w:val="ListParagraph"/>
        <w:numPr>
          <w:ilvl w:val="0"/>
          <w:numId w:val="6"/>
        </w:numPr>
      </w:pPr>
      <w:r>
        <w:rPr>
          <w:b/>
        </w:rPr>
        <w:t>Which regression fitting method best fits the relationship between SSY and the best predictor of SSY</w:t>
      </w:r>
      <w:r w:rsidR="00373C34" w:rsidRPr="00820040">
        <w:rPr>
          <w:b/>
        </w:rPr>
        <w:t>, linear or power function</w:t>
      </w:r>
      <w:r w:rsidR="00373C34">
        <w:t>?</w:t>
      </w:r>
    </w:p>
    <w:p w14:paraId="001E4925" w14:textId="1E81ADFF" w:rsidR="00373C34" w:rsidRDefault="00373C34" w:rsidP="00373C34">
      <w:pPr>
        <w:pStyle w:val="ListParagraph"/>
      </w:pPr>
      <w:r>
        <w:t xml:space="preserve">The best </w:t>
      </w:r>
      <w:r w:rsidR="00980682">
        <w:t xml:space="preserve">regression fitting method </w:t>
      </w:r>
      <w:r>
        <w:t xml:space="preserve">is the one with the highest </w:t>
      </w:r>
      <w:r w:rsidR="00980682">
        <w:t>coefficient of determination</w:t>
      </w:r>
      <w:r w:rsidR="007012B2">
        <w:t xml:space="preserve">. </w:t>
      </w:r>
      <w:r>
        <w:t xml:space="preserve">The </w:t>
      </w:r>
      <w:r w:rsidR="00980682">
        <w:t>selected</w:t>
      </w:r>
      <w:r>
        <w:t xml:space="preserve"> model of suspended sediment loadi</w:t>
      </w:r>
      <w:r w:rsidR="00980682">
        <w:t xml:space="preserve">ng to Faga’alu Bay will be the regression which best fits </w:t>
      </w:r>
      <w:r>
        <w:t>the best predictor</w:t>
      </w:r>
      <w:r w:rsidR="00980682">
        <w:t xml:space="preserve"> of SSY from Faga’alu watershed</w:t>
      </w:r>
      <w:r>
        <w:t>.</w:t>
      </w:r>
    </w:p>
    <w:p w14:paraId="24E8CC29" w14:textId="3F541989" w:rsidR="00373C34" w:rsidRDefault="00373C34" w:rsidP="00373C34">
      <w:r>
        <w:rPr>
          <w:i/>
        </w:rPr>
        <w:t xml:space="preserve">Hypothesis: </w:t>
      </w:r>
      <w:r>
        <w:t>Event SSY will be most correlated with Event Total Q, and best fit by a power function. Since Event SSY is calculated by summing the discharge times the sediment concentration over the duration of the storm, the correlation would b</w:t>
      </w:r>
      <w:r w:rsidR="007012B2">
        <w:t>e perfect if concentration was constant</w:t>
      </w:r>
      <w:r>
        <w:t xml:space="preserve">, and the scatter about the regression is simply a function of </w:t>
      </w:r>
      <w:r w:rsidR="007012B2">
        <w:t xml:space="preserve">variable </w:t>
      </w:r>
      <w:r>
        <w:t xml:space="preserve">sediment concentration. However, </w:t>
      </w:r>
      <w:r>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0776F5">
        <w:rPr>
          <w:noProof/>
        </w:rPr>
        <w:t>2012)</w:t>
      </w:r>
      <w:r>
        <w:fldChar w:fldCharType="end"/>
      </w:r>
      <w:r>
        <w:t xml:space="preserve"> found the best predictor of SSY was Event Max Discharge.</w:t>
      </w:r>
    </w:p>
    <w:p w14:paraId="53155068" w14:textId="77777777" w:rsidR="00C22E65" w:rsidRDefault="00C22E65" w:rsidP="00C22E65">
      <w:pPr>
        <w:pStyle w:val="Heading2"/>
      </w:pPr>
      <w:r>
        <w:lastRenderedPageBreak/>
        <w:t>Description of Study Sites</w:t>
      </w:r>
    </w:p>
    <w:p w14:paraId="4A53FC9D" w14:textId="77777777" w:rsidR="009D18D7" w:rsidRDefault="009D18D7" w:rsidP="009D18D7">
      <w:pPr>
        <w:pStyle w:val="Heading3"/>
      </w:pPr>
      <w:r>
        <w:t>Climate and Precipitation</w:t>
      </w:r>
    </w:p>
    <w:p w14:paraId="130EDF51" w14:textId="77777777" w:rsidR="009D18D7" w:rsidRDefault="009D18D7" w:rsidP="009D18D7">
      <w:pPr>
        <w:pStyle w:val="ListParagraph"/>
        <w:ind w:left="0" w:firstLine="720"/>
        <w:jc w:val="both"/>
      </w:pPr>
      <w:r>
        <w:t>Precipitation on Tutuila (14 ˚S, 170</w:t>
      </w:r>
      <w:r w:rsidRPr="000D4CE9">
        <w:t xml:space="preserve"> </w:t>
      </w:r>
      <w:r>
        <w:t xml:space="preserve">˚W) is caused by major storms including cyclones and tropical depressions, isolated thunderstorms, and orographic uplifting of trade-wind squalls over the high (300-600m), mountainous ridge that runs the length of the island. Unlike many other Pacific Islands, the mountainous ridge runs parallel to the predominant wind direction, and does not cause a significant windward/leeward rainfall gradient. </w:t>
      </w:r>
      <w:r w:rsidRPr="002E2223">
        <w:t>There</w:t>
      </w:r>
      <w:r>
        <w:t xml:space="preserve"> are two subtle rainfall seasons</w:t>
      </w:r>
      <w:r w:rsidRPr="002E2223">
        <w:t xml:space="preserve">—a drier season, </w:t>
      </w:r>
      <w:r>
        <w:t>from June to September (32% of annual P)</w:t>
      </w:r>
      <w:r w:rsidRPr="002E2223">
        <w:t xml:space="preserve"> and a wetter season, from</w:t>
      </w:r>
      <w:r>
        <w:t xml:space="preserve"> October to May (68% of annual P)</w:t>
      </w:r>
      <w:r w:rsidRPr="002E2223">
        <w:t>.</w:t>
      </w:r>
      <w:r>
        <w:t xml:space="preserve"> During the wetter summer season the Inter-Tropical Convergence Zone (ITCZ) moves over the island, causing relatively light Northerly winds, higher temperatures, higher humidity, and higher rainfall. During the drier winter season, the island is influenced by the southeast Trades and relatively stronger, predominantly East to Southeast winds, lower temperatures, lower humidity and lower rainfall. </w:t>
      </w:r>
    </w:p>
    <w:p w14:paraId="3C99D675" w14:textId="71D697F4" w:rsidR="009D18D7" w:rsidRDefault="009D18D7" w:rsidP="009D18D7">
      <w:pPr>
        <w:pStyle w:val="ListParagraph"/>
        <w:ind w:left="0" w:firstLine="720"/>
        <w:jc w:val="both"/>
      </w:pPr>
      <w:r>
        <w:t>Long-term rain gage records show a strong precipitation gradient with increasing elevation. Rainfall records from 1903-1973 show average precipitation is 6,350</w:t>
      </w:r>
      <w:r w:rsidR="00293747">
        <w:t xml:space="preserve"> </w:t>
      </w:r>
      <w:r>
        <w:t xml:space="preserve">mm at Matafao Mtn. (653m m.a.s.l), 5,280mm at Matafao Reservoir (249m m.a.s.l.) and about 3,800mm on the coastal plain </w:t>
      </w:r>
      <w:r>
        <w:fldChar w:fldCharType="begin" w:fldLock="1"/>
      </w:r>
      <w:r w:rsidR="003169E1">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"id" : "ITEM-2", "itemData" : { "author" : [ { "dropping-particle" : "", "family" : "Dames &amp; Moore", "given" : "", "non-dropping-particle" : "", "parse-names" : false, "suffix" : "" } ], "id" : "ITEM-2",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"ITEM-3", "itemData" : { "ISBN" : "95-4185", "author" : [ { "dropping-particle" : "", "family" : "Wong", "given" : "M", "non-dropping-particle" : "", "parse-names" : false, "suffix" : "" } ], "editor" : [ { "dropping-particle" : "", "family" : "Survey", "given" : "U S Geological", "non-dropping-particle" : "", "parse-names" : false, "suffix" : "" } ], "id" : "ITEM-3", "issued" : { "date-parts" : [ [ "1996" ] ] }, "publisher" : "USGS", "publisher-place" : "Honolulu, HI", "title" : "Analysis of Streamflow Characteristics for Streams on the Island of Tutuila, American Samoa", "type" : "article" }, "uris" : [ "http://www.mendeley.com/documents/?uuid=fc91ec82-afdd-4759-8a08-1cfb798692d6" ] }, { "id" : "ITEM-4", "itemData" : { "author" : [ { "dropping-particle" : "", "family" : "Craig", "given" : "Peter", "non-dropping-particle" : "", "parse-names" : false, "suffix" : "" } ], "editor" : [ { "dropping-particle" : "", "family" : "Samoa", "given" : "National Park of American", "non-dropping-particle" : "", "parse-names" : false, "suffix" : "" } ], "id" : "ITEM-4",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Tonkin &amp; Taylor International Ltd., 1989; Wong, 1996)" }, "properties" : { "noteIndex" : 0 }, "schema" : "https://github.com/citation-style-language/schema/raw/master/csl-citation.json" }</w:instrText>
      </w:r>
      <w:r>
        <w:fldChar w:fldCharType="separate"/>
      </w:r>
      <w:r w:rsidR="00FC7C8C" w:rsidRPr="00FC7C8C">
        <w:rPr>
          <w:noProof/>
        </w:rPr>
        <w:t>(Craig, 2009; Dames &amp; Moore, 1981; Tonkin &amp; Taylor International Ltd., 1989; Wong, 1996)</w:t>
      </w:r>
      <w:r>
        <w:fldChar w:fldCharType="end"/>
      </w:r>
      <w:r>
        <w:t>(</w:t>
      </w:r>
      <w:r>
        <w:fldChar w:fldCharType="begin"/>
      </w:r>
      <w:r>
        <w:instrText xml:space="preserve"> REF _Ref383161432 \h </w:instrText>
      </w:r>
      <w:r>
        <w:fldChar w:fldCharType="end"/>
      </w:r>
      <w:r>
        <w:t xml:space="preserve">). Potential evapotranspiration follows the opposite trend, with annual mean PET varying from 890mm at high elevation to 1,150mm at sea level </w:t>
      </w:r>
      <w:r>
        <w:fldChar w:fldCharType="begin" w:fldLock="1"/>
      </w:r>
      <w:r w:rsidR="003169E1">
        <w:instrText>ADDIN CSL_CITATION { "citationItems" : [ { "id" : "ITEM-1", "itemData" : { "author" : [ { "dropping-particle" : "", "family" : "Izuka", "given" : "Scot K.", "non-dropping-particle" : "", "parse-names" : false, "suffix" : "" } ], "id" : "ITEM-1", "issued" : { "date-parts" : [ [ "2005" ] ] }, "title" : "Potential Evapotranspiration on Tutuila , American Samoa", "type" : "report" }, "uris" : [ "http://www.mendeley.com/documents/?uuid=fea43816-4daf-4918-b02b-20d28c08f668" ] } ], "mendeley" : { "previouslyFormattedCitation" : "(Izuka, 2005)" }, "properties" : { "noteIndex" : 0 }, "schema" : "https://github.com/citation-style-language/schema/raw/master/csl-citation.json" }</w:instrText>
      </w:r>
      <w:r>
        <w:fldChar w:fldCharType="separate"/>
      </w:r>
      <w:r w:rsidR="00FC7C8C" w:rsidRPr="00FC7C8C">
        <w:rPr>
          <w:noProof/>
        </w:rPr>
        <w:t>(Izuka, 2005)</w:t>
      </w:r>
      <w:r>
        <w:fldChar w:fldCharType="end"/>
      </w:r>
      <w:r>
        <w:t>.</w:t>
      </w:r>
      <w:r w:rsidRPr="00540BF1">
        <w:t xml:space="preserve"> </w:t>
      </w:r>
      <w:r>
        <w:t xml:space="preserve">Precipitation varies orographically from an average </w:t>
      </w:r>
      <w:r w:rsidR="00A5027C">
        <w:t>6,350mm/yr</w:t>
      </w:r>
      <w:r>
        <w:t xml:space="preserve"> at high elevation to </w:t>
      </w:r>
      <w:r w:rsidR="00A5027C">
        <w:t>2,380mm</w:t>
      </w:r>
      <w:r>
        <w:t xml:space="preserve">/yr at the shoreline, averaging </w:t>
      </w:r>
      <w:r w:rsidR="00A5027C">
        <w:t>3,800mm</w:t>
      </w:r>
      <w:r>
        <w:t>/yr over the island</w:t>
      </w:r>
      <w:commentRangeStart w:id="15"/>
      <w:r>
        <w:rPr>
          <w:rStyle w:val="CommentReference"/>
        </w:rPr>
        <w:commentReference w:id="16"/>
      </w:r>
      <w:commentRangeEnd w:id="15"/>
      <w:r>
        <w:t xml:space="preserve"> </w:t>
      </w:r>
      <w:r>
        <w:rPr>
          <w:rStyle w:val="CommentReference"/>
        </w:rPr>
        <w:commentReference w:id="15"/>
      </w:r>
      <w:r>
        <w:t xml:space="preserve">from 1903 to 1973 </w:t>
      </w:r>
      <w:r>
        <w:fldChar w:fldCharType="begin" w:fldLock="1"/>
      </w:r>
      <w:r w:rsidR="003169E1">
        <w:instrText>ADDIN CSL_CITATION { "citationItems" : [ { "id" : "ITEM-1", "itemData" : { "author" : [ { "dropping-particle" : "", "family" : "Eyre", "given" : "Paul R", "non-dropping-particle" : "", "parse-names" : false, "suffix" : "" } ], "id" : "ITEM-1", "issued" : { "date-parts" : [ [ "1994" ] ] }, "publisher-place" : "Honolulu, HI", "title" : "Ground-water quality reconnaissance, Tutuila, American Samoa", "type" : "report" }, "uris" : [ "http://www.mendeley.com/documents/?uuid=16d485d9-02aa-445b-b7f3-8c6ba8a16a26" ] } ], "mendeley" : { "previouslyFormattedCitation" : "(Eyre, 1994)" }, "properties" : { "noteIndex" : 0 }, "schema" : "https://github.com/citation-style-language/schema/raw/master/csl-citation.json" }</w:instrText>
      </w:r>
      <w:r>
        <w:fldChar w:fldCharType="separate"/>
      </w:r>
      <w:r w:rsidR="00FC7C8C" w:rsidRPr="00FC7C8C">
        <w:rPr>
          <w:noProof/>
        </w:rPr>
        <w:t>(Eyre, 1994)</w:t>
      </w:r>
      <w:r>
        <w:fldChar w:fldCharType="end"/>
      </w:r>
      <w:r>
        <w:fldChar w:fldCharType="begin"/>
      </w:r>
      <w:r>
        <w:instrText xml:space="preserve"> REF _Ref383161755 \h </w:instrText>
      </w:r>
      <w:r>
        <w:fldChar w:fldCharType="end"/>
      </w:r>
      <w:r>
        <w:t>. Tropical cyclones are erratic but recently have o</w:t>
      </w:r>
      <w:r w:rsidRPr="002E2223">
        <w:t>ccu</w:t>
      </w:r>
      <w:r>
        <w:t xml:space="preserve">rred on average every 1–13 years </w:t>
      </w:r>
      <w:r>
        <w:fldChar w:fldCharType="begin" w:fldLock="1"/>
      </w:r>
      <w:r w:rsidR="003169E1">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"previouslyFormattedCitation" : "(Craig, 2009)" }, "properties" : { "noteIndex" : 0 }, "schema" : "https://github.com/citation-style-language/schema/raw/master/csl-citation.json" }</w:instrText>
      </w:r>
      <w:r>
        <w:fldChar w:fldCharType="separate"/>
      </w:r>
      <w:r w:rsidR="00FC7C8C" w:rsidRPr="00FC7C8C">
        <w:rPr>
          <w:noProof/>
        </w:rPr>
        <w:t>(Craig, 2009)</w:t>
      </w:r>
      <w:r>
        <w:fldChar w:fldCharType="end"/>
      </w:r>
      <w:r>
        <w:t xml:space="preserve"> </w:t>
      </w:r>
      <w:r w:rsidRPr="002E2223">
        <w:t>and bring intense rainfall, flooding, landslides, and high sediment loading events</w:t>
      </w:r>
      <w:r>
        <w:t xml:space="preserve"> </w:t>
      </w:r>
      <w:r>
        <w:fldChar w:fldCharType="begin" w:fldLock="1"/>
      </w:r>
      <w:r w:rsidR="003169E1">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"mendeley" : { "previouslyFormattedCitation" : "(Buchanan-Banks, 1979)" }, "properties" : { "noteIndex" : 0 }, "schema" : "https://github.com/citation-style-language/schema/raw/master/csl-citation.json" }</w:instrText>
      </w:r>
      <w:r>
        <w:fldChar w:fldCharType="separate"/>
      </w:r>
      <w:r w:rsidR="00FC7C8C" w:rsidRPr="00FC7C8C">
        <w:rPr>
          <w:noProof/>
        </w:rPr>
        <w:t>(Buchanan-Banks, 1979)</w:t>
      </w:r>
      <w:r>
        <w:fldChar w:fldCharType="end"/>
      </w:r>
      <w:r>
        <w:t xml:space="preserve">. Analysis of 212 peak discharges at 11 continuous-record gaging sites up  </w:t>
      </w:r>
      <w:r>
        <w:rPr>
          <w:rStyle w:val="CommentReference"/>
        </w:rPr>
        <w:commentReference w:id="17"/>
      </w:r>
      <w:r>
        <w:rPr>
          <w:rStyle w:val="CommentReference"/>
        </w:rPr>
        <w:commentReference w:id="18"/>
      </w:r>
      <w:r>
        <w:t xml:space="preserve">to 1990 showed 65.5% of annual peak flows occurred during the wet season </w:t>
      </w:r>
      <w:r>
        <w:fldChar w:fldCharType="begin" w:fldLock="1"/>
      </w:r>
      <w:r w:rsidR="003169E1">
        <w:instrText>ADDIN CSL_CITATION { "citationItems" : [ { "id" : "ITEM-1", "itemData" : { "ISBN" : "95-4185", "author" : [ { "dropping-particle" : "", "family" : "Wong", "given" : "M", "non-dropping-particle" : "", "parse-names" : false, "suffix" : "" } ], "editor" : [ { "dropping-particle" : "", "family" : "Survey", "given" : "U S Geological", "non-dropping-particle" : "", "parse-names" : false, "suffix" : "" } ], "id" : "ITEM-1", "issued" : { "date-parts" : [ [ "1996" ] ] }, "publisher" : "USGS", "publisher-place" : "Honolulu, HI", "title" : "Analysis of Streamflow Characteristics for Streams on the Island of Tutuila, American Samoa", "type" : "article" }, "uris" : [ "http://www.mendeley.com/documents/?uuid=fc91ec82-afdd-4759-8a08-1cfb798692d6" ] } ], "mendeley" : { "previouslyFormattedCitation" : "(Wong, 1996)" }, "properties" : { "noteIndex" : 0 }, "schema" : "https://github.com/citation-style-language/schema/raw/master/csl-citation.json" }</w:instrText>
      </w:r>
      <w:r>
        <w:fldChar w:fldCharType="separate"/>
      </w:r>
      <w:r w:rsidR="00FC7C8C" w:rsidRPr="00FC7C8C">
        <w:rPr>
          <w:noProof/>
        </w:rPr>
        <w:t>(Wong, 1996)</w:t>
      </w:r>
      <w:r>
        <w:fldChar w:fldCharType="end"/>
      </w:r>
      <w:r>
        <w:t xml:space="preserve">. When controlling for drainage area, </w:t>
      </w:r>
      <w:r>
        <w:rPr>
          <w:rStyle w:val="CommentReference"/>
        </w:rPr>
        <w:commentReference w:id="19"/>
      </w:r>
      <w:r>
        <w:rPr>
          <w:rStyle w:val="CommentReference"/>
        </w:rPr>
        <w:commentReference w:id="20"/>
      </w:r>
      <w:r>
        <w:t xml:space="preserve">average annual </w:t>
      </w:r>
      <w:r w:rsidR="00293747">
        <w:t xml:space="preserve">specific </w:t>
      </w:r>
      <w:r>
        <w:t>discharge show</w:t>
      </w:r>
      <w:r w:rsidR="00293747">
        <w:t>s</w:t>
      </w:r>
      <w:r>
        <w:t xml:space="preserve"> little spatial variation across the island, irrespective of location or orientation </w:t>
      </w:r>
      <w:r>
        <w:fldChar w:fldCharType="begin" w:fldLock="1"/>
      </w:r>
      <w:r w:rsidR="003169E1">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"mendeley" : { "previouslyFormattedCitation" : "(Dames &amp; Moore, 1981)" }, "properties" : { "noteIndex" : 0 }, "schema" : "https://github.com/citation-style-language/schema/raw/master/csl-citation.json" }</w:instrText>
      </w:r>
      <w:r>
        <w:fldChar w:fldCharType="separate"/>
      </w:r>
      <w:r w:rsidR="00FC7C8C" w:rsidRPr="00FC7C8C">
        <w:rPr>
          <w:noProof/>
        </w:rPr>
        <w:t>(Dames &amp; Moore, 1981)</w:t>
      </w:r>
      <w:r>
        <w:fldChar w:fldCharType="end"/>
      </w:r>
      <w:r>
        <w:t xml:space="preserve">. </w:t>
      </w:r>
    </w:p>
    <w:p w14:paraId="74C50A89" w14:textId="67D157B5" w:rsidR="009D18D7" w:rsidRDefault="00FC7C8C" w:rsidP="009D18D7">
      <w:pPr>
        <w:keepNext/>
      </w:pPr>
      <w:r>
        <w:rPr>
          <w:noProof/>
        </w:rPr>
        <mc:AlternateContent>
          <mc:Choice Requires="wpg">
            <w:drawing>
              <wp:anchor distT="0" distB="0" distL="114300" distR="114300" simplePos="0" relativeHeight="251674624" behindDoc="0" locked="0" layoutInCell="1" allowOverlap="1" wp14:anchorId="0D198BDD" wp14:editId="38585F10">
                <wp:simplePos x="0" y="0"/>
                <wp:positionH relativeFrom="column">
                  <wp:posOffset>1117600</wp:posOffset>
                </wp:positionH>
                <wp:positionV relativeFrom="paragraph">
                  <wp:posOffset>2357120</wp:posOffset>
                </wp:positionV>
                <wp:extent cx="1178560" cy="629920"/>
                <wp:effectExtent l="0" t="0" r="0" b="0"/>
                <wp:wrapNone/>
                <wp:docPr id="38" name="Group 38"/>
                <wp:cNvGraphicFramePr/>
                <a:graphic xmlns:a="http://schemas.openxmlformats.org/drawingml/2006/main">
                  <a:graphicData uri="http://schemas.microsoft.com/office/word/2010/wordprocessingGroup">
                    <wpg:wgp>
                      <wpg:cNvGrpSpPr/>
                      <wpg:grpSpPr>
                        <a:xfrm>
                          <a:off x="0" y="0"/>
                          <a:ext cx="1178560" cy="629920"/>
                          <a:chOff x="0" y="0"/>
                          <a:chExt cx="1178560" cy="629920"/>
                        </a:xfrm>
                      </wpg:grpSpPr>
                      <wps:wsp>
                        <wps:cNvPr id="39" name="Rectangle 39"/>
                        <wps:cNvSpPr/>
                        <wps:spPr>
                          <a:xfrm>
                            <a:off x="0" y="0"/>
                            <a:ext cx="355600" cy="233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355600" y="233680"/>
                            <a:ext cx="294640" cy="1828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1" name="Text Box 41"/>
                        <wps:cNvSpPr txBox="1"/>
                        <wps:spPr>
                          <a:xfrm>
                            <a:off x="457200" y="345440"/>
                            <a:ext cx="7213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37249" w14:textId="77777777" w:rsidR="00611774" w:rsidRDefault="00611774" w:rsidP="009D18D7">
                              <w:r>
                                <w:t>Faga’alu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D198BDD" id="Group 38" o:spid="_x0000_s1026" style="position:absolute;margin-left:88pt;margin-top:185.6pt;width:92.8pt;height:49.6pt;z-index:251674624" coordsize="11785,6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">
                <v:rect id="Rectangle 39" o:spid="_x0000_s1027" style="position:absolute;width:3556;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S8sIA&#10;AADbAAAADwAAAGRycy9kb3ducmV2LnhtbESPzYoCMRCE78K+Q+gFb5pRQd1ZoyyiIHjwZ4W9NpPe&#10;mcFJJyRRx7c3guCxqK6vumaL1jTiSj7UlhUM+hkI4sLqmksFp991bwoiRGSNjWVScKcAi/lHZ4a5&#10;tjc+0PUYS5EgHHJUUMXocilDUZHB0LeOOHn/1huMSfpSao+3BDeNHGbZWBqsOTVU6GhZUXE+Xkx6&#10;wzV7py+78+lv0K79Sm8DlhOlup/tzzeISG18H7/SG61g9AXPLQkA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8xLywgAAANsAAAAPAAAAAAAAAAAAAAAAAJgCAABkcnMvZG93&#10;bnJldi54bWxQSwUGAAAAAAQABAD1AAAAhwMAAAAA&#10;" filled="f" strokecolor="red" strokeweight="1pt"/>
                <v:line id="Straight Connector 40" o:spid="_x0000_s1028" style="position:absolute;visibility:visible;mso-wrap-style:square" from="3556,2336" to="6502,4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LRHL0AAADbAAAADwAAAGRycy9kb3ducmV2LnhtbERPzQ7BQBC+S7zDZiQuwpaIUJYgkbg4&#10;UA8wuqNtdGeb7tLy9PYgcfzy/a82rSnFi2pXWFYwHkUgiFOrC84UXJPDcA7CeWSNpWVS8CYHm3W3&#10;s8JY24bP9Lr4TIQQdjEqyL2vYildmpNBN7IVceDutjboA6wzqWtsQrgp5SSKZtJgwaEhx4r2OaWP&#10;y9MomEh9mqdnO0jc7bMrBtftwy8apfq9drsE4an1f/HPfdQKpmF9+BJ+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mi0Ry9AAAA2wAAAA8AAAAAAAAAAAAAAAAAoQIA&#10;AGRycy9kb3ducmV2LnhtbFBLBQYAAAAABAAEAPkAAACLAwAAAAA=&#10;" strokecolor="red" strokeweight=".5pt">
                  <v:stroke joinstyle="miter"/>
                </v:line>
                <v:shapetype id="_x0000_t202" coordsize="21600,21600" o:spt="202" path="m,l,21600r21600,l21600,xe">
                  <v:stroke joinstyle="miter"/>
                  <v:path gradientshapeok="t" o:connecttype="rect"/>
                </v:shapetype>
                <v:shape id="Text Box 41" o:spid="_x0000_s1029" type="#_x0000_t202" style="position:absolute;left:4572;top:3454;width:7213;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06537249" w14:textId="77777777" w:rsidR="00611774" w:rsidRDefault="00611774" w:rsidP="009D18D7">
                        <w:r>
                          <w:t>Faga’alu</w:t>
                        </w:r>
                      </w:p>
                    </w:txbxContent>
                  </v:textbox>
                </v:shape>
              </v:group>
            </w:pict>
          </mc:Fallback>
        </mc:AlternateContent>
      </w:r>
      <w:r w:rsidR="009D18D7">
        <w:rPr>
          <w:noProof/>
        </w:rPr>
        <w:drawing>
          <wp:inline distT="0" distB="0" distL="0" distR="0" wp14:anchorId="21B8B80F" wp14:editId="02FA3640">
            <wp:extent cx="2493157" cy="31496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an Annual Precip PRISM.JPG"/>
                    <pic:cNvPicPr/>
                  </pic:nvPicPr>
                  <pic:blipFill>
                    <a:blip r:embed="rId10">
                      <a:extLst>
                        <a:ext uri="{28A0092B-C50C-407E-A947-70E740481C1C}">
                          <a14:useLocalDpi xmlns:a14="http://schemas.microsoft.com/office/drawing/2010/main" val="0"/>
                        </a:ext>
                      </a:extLst>
                    </a:blip>
                    <a:stretch>
                      <a:fillRect/>
                    </a:stretch>
                  </pic:blipFill>
                  <pic:spPr>
                    <a:xfrm>
                      <a:off x="0" y="0"/>
                      <a:ext cx="2519209" cy="3182511"/>
                    </a:xfrm>
                    <a:prstGeom prst="rect">
                      <a:avLst/>
                    </a:prstGeom>
                  </pic:spPr>
                </pic:pic>
              </a:graphicData>
            </a:graphic>
          </wp:inline>
        </w:drawing>
      </w:r>
    </w:p>
    <w:p w14:paraId="46322746" w14:textId="248A46F8" w:rsidR="009D18D7" w:rsidRDefault="009D18D7" w:rsidP="009D18D7">
      <w:pPr>
        <w:pStyle w:val="Caption"/>
      </w:pPr>
      <w:r>
        <w:t xml:space="preserve">Figure </w:t>
      </w:r>
      <w:fldSimple w:instr=" SEQ Figure \* ARABIC ">
        <w:r w:rsidR="00402F4A">
          <w:rPr>
            <w:noProof/>
          </w:rPr>
          <w:t>1</w:t>
        </w:r>
      </w:fldSimple>
      <w:r>
        <w:t xml:space="preserve"> </w:t>
      </w:r>
      <w:r w:rsidRPr="004F44AB">
        <w:t>Mean Annual Precipitation, Tutuila, American Samoa (Craig 2009)</w:t>
      </w:r>
    </w:p>
    <w:p w14:paraId="73BA877C" w14:textId="7172BA53" w:rsidR="00C22E65" w:rsidRDefault="00C22E65" w:rsidP="00402F4A">
      <w:pPr>
        <w:ind w:firstLine="720"/>
        <w:jc w:val="both"/>
      </w:pPr>
      <w:commentRangeStart w:id="21"/>
      <w:r>
        <w:lastRenderedPageBreak/>
        <w:t>Two watersheds were studied: Faga’alu (1.86 km</w:t>
      </w:r>
      <w:r w:rsidRPr="00CB1411">
        <w:rPr>
          <w:vertAlign w:val="superscript"/>
        </w:rPr>
        <w:t>2</w:t>
      </w:r>
      <w:r>
        <w:t>) and Nu’uuli (2.14km</w:t>
      </w:r>
      <w:r w:rsidRPr="00CB1411">
        <w:rPr>
          <w:vertAlign w:val="superscript"/>
        </w:rPr>
        <w:t>2</w:t>
      </w:r>
      <w:r>
        <w:t>)(</w:t>
      </w:r>
      <w:r w:rsidR="00D7547E">
        <w:fldChar w:fldCharType="begin"/>
      </w:r>
      <w:r w:rsidR="00D7547E">
        <w:instrText xml:space="preserve"> REF _Ref388030285 \h </w:instrText>
      </w:r>
      <w:r w:rsidR="00402F4A">
        <w:instrText xml:space="preserve"> \* MERGEFORMAT </w:instrText>
      </w:r>
      <w:r w:rsidR="00D7547E">
        <w:fldChar w:fldCharType="separate"/>
      </w:r>
      <w:r w:rsidR="00402F4A">
        <w:t xml:space="preserve">Figure </w:t>
      </w:r>
      <w:r w:rsidR="00402F4A">
        <w:rPr>
          <w:noProof/>
        </w:rPr>
        <w:t>2</w:t>
      </w:r>
      <w:r w:rsidR="00D7547E">
        <w:fldChar w:fldCharType="end"/>
      </w:r>
      <w:r>
        <w:fldChar w:fldCharType="begin"/>
      </w:r>
      <w:r>
        <w:instrText xml:space="preserve"> REF _Ref383161294 \h  \* MERGEFORMAT </w:instrText>
      </w:r>
      <w:r>
        <w:fldChar w:fldCharType="end"/>
      </w:r>
      <w:r>
        <w:t xml:space="preserve">). Like many watersheds on Pacific islands of volcanic origin, both watersheds are characterized by large areas of undisturbed, steeply-sloped, heavily forested hillsides in the upper watershed, </w:t>
      </w:r>
      <w:r w:rsidR="00463877">
        <w:t xml:space="preserve">some small agricultural plots on the steep hillsides near the village, </w:t>
      </w:r>
      <w:r>
        <w:t>and relatively little flat area that is urbanized or densely settled</w:t>
      </w:r>
      <w:r w:rsidRPr="008850B2">
        <w:t xml:space="preserve"> </w:t>
      </w:r>
      <w:r>
        <w:t xml:space="preserve">in the lower watershed </w:t>
      </w:r>
      <w:r w:rsidR="00463877">
        <w:fldChar w:fldCharType="begin" w:fldLock="1"/>
      </w:r>
      <w:r w:rsidR="003169E1">
        <w:instrText>ADDIN CSL_CITATION { "citationItems" : [ { "id" : "ITEM-1", "itemData" : { "author" : [ { "dropping-particle" : "", "family" : "Tuitele-Lewis", "given" : "Jeanne", "non-dropping-particle" : "", "parse-names" : false, "suffix" : "" } ], "id" : "ITEM-1", "issued" : { "date-parts" : [ [ "2004" ] ] }, "publisher" : "Oregon State University", "title" : "Agroforestry in American Samoa", "type" : "thesis" }, "uris" : [ "http://www.mendeley.com/documents/?uuid=87354325-730e-44e8-bd92-9806212a26c2" ] } ], "mendeley" : { "previouslyFormattedCitation" : "(Tuitele-Lewis, 2004)" }, "properties" : { "noteIndex" : 0 }, "schema" : "https://github.com/citation-style-language/schema/raw/master/csl-citation.json" }</w:instrText>
      </w:r>
      <w:r w:rsidR="00463877">
        <w:fldChar w:fldCharType="separate"/>
      </w:r>
      <w:r w:rsidR="00FC7C8C" w:rsidRPr="00FC7C8C">
        <w:rPr>
          <w:noProof/>
        </w:rPr>
        <w:t>(Tuitele-Lewis, 2004)</w:t>
      </w:r>
      <w:r w:rsidR="00463877">
        <w:fldChar w:fldCharType="end"/>
      </w:r>
      <w:r>
        <w:t>. Faga’alu</w:t>
      </w:r>
      <w:r w:rsidR="00463877">
        <w:t xml:space="preserve"> also</w:t>
      </w:r>
      <w:r>
        <w:t xml:space="preserve"> includes two unique features not found in “typical” watersheds in American Samoa: 1) an open aggregate quarry and 2) large impervious area associated with a hospital in Faga’alu watershed (</w:t>
      </w:r>
      <w:r w:rsidR="00D7547E">
        <w:fldChar w:fldCharType="begin"/>
      </w:r>
      <w:r w:rsidR="00D7547E">
        <w:instrText xml:space="preserve"> REF _Ref387996184 \h </w:instrText>
      </w:r>
      <w:r w:rsidR="00402F4A">
        <w:instrText xml:space="preserve"> \* MERGEFORMAT </w:instrText>
      </w:r>
      <w:r w:rsidR="00D7547E">
        <w:fldChar w:fldCharType="separate"/>
      </w:r>
      <w:r w:rsidR="00402F4A">
        <w:t xml:space="preserve">Figure </w:t>
      </w:r>
      <w:r w:rsidR="00402F4A">
        <w:rPr>
          <w:noProof/>
        </w:rPr>
        <w:t>3</w:t>
      </w:r>
      <w:r w:rsidR="00D7547E">
        <w:fldChar w:fldCharType="end"/>
      </w:r>
      <w:r>
        <w:fldChar w:fldCharType="begin"/>
      </w:r>
      <w:r>
        <w:instrText xml:space="preserve"> REF _Ref383161432 \h </w:instrText>
      </w:r>
      <w:r w:rsidR="00402F4A">
        <w:instrText xml:space="preserve"> \* MERGEFORMAT </w:instrText>
      </w:r>
      <w:r>
        <w:fldChar w:fldCharType="end"/>
      </w:r>
      <w:r>
        <w:t xml:space="preserve">). Nu’uuli watershed is adjacent Faga’alu, and similar in precipitation, size, relief, and </w:t>
      </w:r>
      <w:r w:rsidRPr="00402F4A">
        <w:t>landcover</w:t>
      </w:r>
      <w:r w:rsidR="00402F4A">
        <w:t>,</w:t>
      </w:r>
      <w:r w:rsidRPr="00402F4A">
        <w:t xml:space="preserve"> providing an opportunity to assess sediment loading from a more “typical” watershed</w:t>
      </w:r>
      <w:r w:rsidR="00D7547E" w:rsidRPr="00402F4A">
        <w:t>,</w:t>
      </w:r>
      <w:r w:rsidRPr="00402F4A">
        <w:t xml:space="preserve"> and estimate the influence of the quarry and impervious area in Faga’alu. </w:t>
      </w:r>
      <w:r w:rsidR="00463877" w:rsidRPr="00402F4A">
        <w:t xml:space="preserve">Initial monitoring efforts focused on Faga’alu, which drains to a sediment-impacted reef </w:t>
      </w:r>
      <w:r w:rsidR="00463877" w:rsidRPr="00402F4A">
        <w:fldChar w:fldCharType="begin" w:fldLock="1"/>
      </w:r>
      <w:r w:rsidR="003169E1">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00463877" w:rsidRPr="00402F4A">
        <w:fldChar w:fldCharType="separate"/>
      </w:r>
      <w:r w:rsidR="00FC7C8C" w:rsidRPr="00402F4A">
        <w:rPr>
          <w:noProof/>
        </w:rPr>
        <w:t>(Aeby et al., 2006)</w:t>
      </w:r>
      <w:r w:rsidR="00463877" w:rsidRPr="00402F4A">
        <w:fldChar w:fldCharType="end"/>
      </w:r>
      <w:r w:rsidR="00463877" w:rsidRPr="00402F4A">
        <w:t>. Monitoring in Nu’uuli was later established for comparison</w:t>
      </w:r>
      <w:r w:rsidR="00463877">
        <w:t xml:space="preserve"> with </w:t>
      </w:r>
      <w:r w:rsidR="00D7547E">
        <w:t>Faga’alu</w:t>
      </w:r>
      <w:r w:rsidR="00463877">
        <w:t xml:space="preserve">. </w:t>
      </w:r>
      <w:r>
        <w:t>Data analysis for Nu’uuli could not be completed for this</w:t>
      </w:r>
      <w:r w:rsidR="00D7547E">
        <w:t xml:space="preserve"> analysis</w:t>
      </w:r>
      <w:r>
        <w:t xml:space="preserve">, but will be added in future work. </w:t>
      </w:r>
      <w:commentRangeEnd w:id="21"/>
      <w:r w:rsidR="00293747">
        <w:rPr>
          <w:rStyle w:val="CommentReference"/>
        </w:rPr>
        <w:commentReference w:id="21"/>
      </w:r>
    </w:p>
    <w:p w14:paraId="55EC9ADA" w14:textId="77777777" w:rsidR="00C22E65" w:rsidRDefault="00C22E65" w:rsidP="00C22E65">
      <w:pPr>
        <w:pStyle w:val="Heading3"/>
      </w:pPr>
      <w:r>
        <w:t>Faga’alu</w:t>
      </w:r>
    </w:p>
    <w:p w14:paraId="69628672" w14:textId="2C334103" w:rsidR="00463877" w:rsidRDefault="00463877" w:rsidP="00C22E65">
      <w:pPr>
        <w:pStyle w:val="ListParagraph"/>
        <w:ind w:left="0" w:firstLine="720"/>
        <w:jc w:val="both"/>
      </w:pPr>
      <w:commentRangeStart w:id="22"/>
      <w:r>
        <w:t xml:space="preserve">In the literature, “Faga’alu” refers to the administratively-defined watershed management unit outlined by the white dotted line in </w:t>
      </w:r>
      <w:r>
        <w:fldChar w:fldCharType="begin"/>
      </w:r>
      <w:r>
        <w:instrText xml:space="preserve"> REF _Ref387996184 \h </w:instrText>
      </w:r>
      <w:r>
        <w:fldChar w:fldCharType="separate"/>
      </w:r>
      <w:r w:rsidR="00402F4A">
        <w:t xml:space="preserve">Figure </w:t>
      </w:r>
      <w:r w:rsidR="00402F4A">
        <w:rPr>
          <w:noProof/>
        </w:rPr>
        <w:t>3</w:t>
      </w:r>
      <w:r>
        <w:fldChar w:fldCharType="end"/>
      </w:r>
      <w:r>
        <w:t>, with a total drainage area of 2.5 km</w:t>
      </w:r>
      <w:r w:rsidRPr="00055DAE">
        <w:rPr>
          <w:vertAlign w:val="superscript"/>
        </w:rPr>
        <w:t>2</w:t>
      </w:r>
      <w:r>
        <w:t xml:space="preserve"> (</w:t>
      </w:r>
      <w:r w:rsidR="00D7547E">
        <w:fldChar w:fldCharType="begin"/>
      </w:r>
      <w:r w:rsidR="00D7547E">
        <w:instrText xml:space="preserve"> REF _Ref387996184 \h </w:instrText>
      </w:r>
      <w:r w:rsidR="00D7547E">
        <w:fldChar w:fldCharType="separate"/>
      </w:r>
      <w:r w:rsidR="00402F4A">
        <w:t xml:space="preserve">Figure </w:t>
      </w:r>
      <w:r w:rsidR="00402F4A">
        <w:rPr>
          <w:noProof/>
        </w:rPr>
        <w:t>3</w:t>
      </w:r>
      <w:r w:rsidR="00D7547E">
        <w:fldChar w:fldCharType="end"/>
      </w:r>
      <w:r>
        <w:fldChar w:fldCharType="begin"/>
      </w:r>
      <w:r>
        <w:instrText xml:space="preserve"> REF _Ref383161432 \h </w:instrText>
      </w:r>
      <w:r>
        <w:fldChar w:fldCharType="end"/>
      </w:r>
      <w:r>
        <w:t>). This administrative watershed includes the main perennial stream draining an area of 1.86km</w:t>
      </w:r>
      <w:r w:rsidRPr="000023CD">
        <w:rPr>
          <w:vertAlign w:val="superscript"/>
        </w:rPr>
        <w:t>2</w:t>
      </w:r>
      <w:r>
        <w:t>, and several small ephemeral streams that drain the lower portions of the watershed (0.63km</w:t>
      </w:r>
      <w:r w:rsidRPr="00BE0235">
        <w:rPr>
          <w:vertAlign w:val="superscript"/>
        </w:rPr>
        <w:t>2</w:t>
      </w:r>
      <w:r>
        <w:t xml:space="preserve">) directly to the ocean. The ephemeral streams contribute to total sediment loading to Faga’alu Bay during storms but were not included in this study due to logistical constraints. </w:t>
      </w:r>
    </w:p>
    <w:p w14:paraId="70FD924E" w14:textId="1098C6BE" w:rsidR="00C22E65" w:rsidRDefault="00463877" w:rsidP="00C22E65">
      <w:pPr>
        <w:pStyle w:val="ListParagraph"/>
        <w:ind w:left="0" w:firstLine="720"/>
        <w:jc w:val="both"/>
      </w:pPr>
      <w:r>
        <w:t>This</w:t>
      </w:r>
      <w:r w:rsidR="00C22E65">
        <w:t xml:space="preserve"> study is</w:t>
      </w:r>
      <w:r>
        <w:t xml:space="preserve"> focused</w:t>
      </w:r>
      <w:r w:rsidR="00C22E65">
        <w:t xml:space="preserve"> on the</w:t>
      </w:r>
      <w:r>
        <w:t xml:space="preserve"> portion of the</w:t>
      </w:r>
      <w:r w:rsidR="00C22E65">
        <w:t xml:space="preserve"> watershed</w:t>
      </w:r>
      <w:r>
        <w:t xml:space="preserve"> where</w:t>
      </w:r>
      <w:r w:rsidR="00C22E65">
        <w:t xml:space="preserve"> </w:t>
      </w:r>
      <w:r>
        <w:t>small tributaries from the uplands feed a single perennial stream which runs ~3 km from a maximum elevation 653 m.a.s.l. to its outlet at the Pacific Ocean, draining an area of 1.86 km</w:t>
      </w:r>
      <w:r>
        <w:rPr>
          <w:vertAlign w:val="superscript"/>
        </w:rPr>
        <w:t>2</w:t>
      </w:r>
      <w:r>
        <w:t>, hereafter “Faga’alu watershed”. The gauging site at VILLAGE is just above the influence of high tide, and includes 1.78km</w:t>
      </w:r>
      <w:r w:rsidRPr="000023CD">
        <w:rPr>
          <w:vertAlign w:val="superscript"/>
        </w:rPr>
        <w:t>2</w:t>
      </w:r>
      <w:r>
        <w:t xml:space="preserve"> of the watershed drained by Faga’alu Stream. </w:t>
      </w:r>
      <w:r w:rsidR="00C22E65">
        <w:t>A shallow reef flat (0.5-5m depth) extends about 650m from the stream mouth creating a fringe reef/lagoon environment</w:t>
      </w:r>
      <w:r>
        <w:t xml:space="preserve"> in Faga’alu Bay</w:t>
      </w:r>
      <w:r w:rsidR="00C22E65">
        <w:t xml:space="preserve">. </w:t>
      </w:r>
      <w:commentRangeEnd w:id="22"/>
      <w:r w:rsidR="00293747">
        <w:rPr>
          <w:rStyle w:val="CommentReference"/>
        </w:rPr>
        <w:commentReference w:id="22"/>
      </w:r>
    </w:p>
    <w:p w14:paraId="4AE2B6DE" w14:textId="77777777" w:rsidR="00C22E65" w:rsidRDefault="00C22E65" w:rsidP="00C22E65">
      <w:pPr>
        <w:pStyle w:val="Heading3"/>
      </w:pPr>
      <w:r>
        <w:t>Nu’uuli</w:t>
      </w:r>
    </w:p>
    <w:p w14:paraId="768E384A" w14:textId="3940A694" w:rsidR="00C22E65" w:rsidRDefault="00463877" w:rsidP="000023CD">
      <w:pPr>
        <w:pStyle w:val="ListParagraph"/>
        <w:ind w:left="0" w:firstLine="720"/>
        <w:jc w:val="both"/>
      </w:pPr>
      <w:r>
        <w:t>“</w:t>
      </w:r>
      <w:r w:rsidR="00C22E65">
        <w:t>Nu’uuli</w:t>
      </w:r>
      <w:r>
        <w:t>”</w:t>
      </w:r>
      <w:r w:rsidR="00C22E65">
        <w:t xml:space="preserve"> is an administratively-defined watershed management unit that encompasses several streams draining to the enclosed Pala Lagoon </w:t>
      </w:r>
      <w:r w:rsidR="00C22E65">
        <w:fldChar w:fldCharType="begin" w:fldLock="1"/>
      </w:r>
      <w:r w:rsidR="003169E1">
        <w:instrText>ADDIN CSL_CITATION { "citationItems" : [ { "id" : "ITEM-1", "itemData" : { "author" : [ { "dropping-particle" : "", "family" : "Pedersen Planning Consultants", "given" : "", "non-dropping-particle" : "", "parse-names" : false, "suffix" : "" } ], "editor" : [ { "dropping-particle" : "", "family" : "Agency", "given" : "American Samoa Environtmental Protection", "non-dropping-particle" : "", "parse-names" : false, "suffix" : "" } ], "id" : "ITEM-1", "issued" : { "date-parts" : [ [ "2000" ] ] }, "title" : "American Samoa Watershed Protection Plan Volume 2: Watersheds 24-35; Prepared for ASEPA", "type" : "report", "volume" : "2" }, "uris" : [ "http://www.mendeley.com/documents/?uuid=d58af7f4-ed47-4604-9f20-673a07ded158" ] } ], "mendeley" : { "previouslyFormattedCitation" : "(Pedersen Planning Consultants, 2000)" }, "properties" : { "noteIndex" : 0 }, "schema" : "https://github.com/citation-style-language/schema/raw/master/csl-citation.json" }</w:instrText>
      </w:r>
      <w:r w:rsidR="00C22E65">
        <w:fldChar w:fldCharType="separate"/>
      </w:r>
      <w:r w:rsidR="00FC7C8C" w:rsidRPr="00FC7C8C">
        <w:rPr>
          <w:noProof/>
        </w:rPr>
        <w:t>(Pedersen Planning Consultants, 2000)</w:t>
      </w:r>
      <w:r w:rsidR="00C22E65">
        <w:fldChar w:fldCharType="end"/>
      </w:r>
      <w:r w:rsidR="00C22E65">
        <w:t xml:space="preserve">. The largest stream in this management unit is Papa Stream </w:t>
      </w:r>
      <w:r w:rsidR="00C22E65">
        <w:fldChar w:fldCharType="begin" w:fldLock="1"/>
      </w:r>
      <w:r w:rsidR="003169E1">
        <w:instrText>ADDIN CSL_CITATION { "citationItems" : [ { "id" : "ITEM-1", "itemData" : { "ISBN" : "95-4185", "author" : [ { "dropping-particle" : "", "family" : "Wong", "given" : "M", "non-dropping-particle" : "", "parse-names" : false, "suffix" : "" } ], "editor" : [ { "dropping-particle" : "", "family" : "Survey", "given" : "U S Geological", "non-dropping-particle" : "", "parse-names" : false, "suffix" : "" } ], "id" : "ITEM-1", "issued" : { "date-parts" : [ [ "1996" ] ] }, "publisher" : "USGS", "publisher-place" : "Honolulu, HI", "title" : "Analysis of Streamflow Characteristics for Streams on the Island of Tutuila, American Samoa", "type" : "article" }, "uris" : [ "http://www.mendeley.com/documents/?uuid=fc91ec82-afdd-4759-8a08-1cfb798692d6" ] } ], "mendeley" : { "previouslyFormattedCitation" : "(Wong, 1996)" }, "properties" : { "noteIndex" : 0 }, "schema" : "https://github.com/citation-style-language/schema/raw/master/csl-citation.json" }</w:instrText>
      </w:r>
      <w:r w:rsidR="00C22E65">
        <w:fldChar w:fldCharType="separate"/>
      </w:r>
      <w:r w:rsidR="00FC7C8C" w:rsidRPr="00FC7C8C">
        <w:rPr>
          <w:noProof/>
        </w:rPr>
        <w:t>(Wong, 1996)</w:t>
      </w:r>
      <w:r w:rsidR="00C22E65">
        <w:fldChar w:fldCharType="end"/>
      </w:r>
      <w:r w:rsidR="00C22E65">
        <w:t>, which runs ~3km from a maximum elevation of 653 m.a.s.l. to its outlet in the Pala Lagoon and drains an area of 2.14 km</w:t>
      </w:r>
      <w:r w:rsidR="00C22E65">
        <w:rPr>
          <w:vertAlign w:val="superscript"/>
        </w:rPr>
        <w:t>2</w:t>
      </w:r>
      <w:r w:rsidR="00C22E65">
        <w:t>. Though measurements are made only on Papa Stream, for consistency with other reports and maps this site will be referred to simply as “Nu’uuli” hereafter</w:t>
      </w:r>
      <w:r w:rsidR="00D7547E">
        <w:t>.</w:t>
      </w:r>
    </w:p>
    <w:p w14:paraId="49126053" w14:textId="77777777" w:rsidR="00C22E65" w:rsidRDefault="00C22E65" w:rsidP="00C22E65">
      <w:pPr>
        <w:keepNext/>
      </w:pPr>
      <w:r>
        <w:rPr>
          <w:noProof/>
        </w:rPr>
        <w:lastRenderedPageBreak/>
        <w:drawing>
          <wp:inline distT="0" distB="0" distL="0" distR="0" wp14:anchorId="3C6971C3" wp14:editId="59920B7F">
            <wp:extent cx="5262653" cy="3829685"/>
            <wp:effectExtent l="0" t="0" r="0" b="0"/>
            <wp:docPr id="42" name="Picture 4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0254" cy="3849771"/>
                    </a:xfrm>
                    <a:prstGeom prst="rect">
                      <a:avLst/>
                    </a:prstGeom>
                  </pic:spPr>
                </pic:pic>
              </a:graphicData>
            </a:graphic>
          </wp:inline>
        </w:drawing>
      </w:r>
    </w:p>
    <w:p w14:paraId="61062A4A" w14:textId="57953EC3" w:rsidR="00C22E65" w:rsidRDefault="00C22E65" w:rsidP="00C22E65">
      <w:pPr>
        <w:pStyle w:val="Caption"/>
      </w:pPr>
      <w:bookmarkStart w:id="23" w:name="_Ref388030285"/>
      <w:r>
        <w:t xml:space="preserve">Figure </w:t>
      </w:r>
      <w:fldSimple w:instr=" SEQ Figure \* ARABIC ">
        <w:r w:rsidR="00402F4A">
          <w:rPr>
            <w:noProof/>
          </w:rPr>
          <w:t>2</w:t>
        </w:r>
      </w:fldSimple>
      <w:bookmarkEnd w:id="23"/>
      <w:r>
        <w:t xml:space="preserve"> </w:t>
      </w:r>
      <w:r w:rsidRPr="003C1D36">
        <w:t>Faga'alu and Nu'uuli watersheds</w:t>
      </w:r>
      <w:r w:rsidR="004C352A">
        <w:t>, comprised of</w:t>
      </w:r>
      <w:r w:rsidRPr="003C1D36">
        <w:t xml:space="preserve"> upper (forested) and lower (village) s</w:t>
      </w:r>
      <w:r w:rsidR="004C352A">
        <w:t>ubwatersheds,</w:t>
      </w:r>
      <w:r w:rsidRPr="003C1D36">
        <w:t xml:space="preserve"> drain opposite sides of Matafao Mtn., the highest point on Tutuila (653m).</w:t>
      </w:r>
      <w:r>
        <w:t xml:space="preserve"> Inset shows locations of barometric pressure stations (Tafuna, Faga’alu, NSTP6, Tula).</w:t>
      </w:r>
    </w:p>
    <w:p w14:paraId="4491466E" w14:textId="77777777" w:rsidR="00C22E65" w:rsidRDefault="00C22E65" w:rsidP="00C22E65">
      <w:pPr>
        <w:keepNext/>
      </w:pPr>
      <w:r w:rsidRPr="000023CD">
        <w:rPr>
          <w:i/>
          <w:noProof/>
        </w:rPr>
        <w:lastRenderedPageBreak/>
        <w:drawing>
          <wp:inline distT="0" distB="0" distL="0" distR="0" wp14:anchorId="4D1E95B8" wp14:editId="0099FF75">
            <wp:extent cx="5761607" cy="3083596"/>
            <wp:effectExtent l="57150" t="57150" r="106045" b="116840"/>
            <wp:docPr id="43" name="Picture 43">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1607" cy="3083596"/>
                    </a:xfrm>
                    <a:prstGeom prst="rect">
                      <a:avLst/>
                    </a:prstGeom>
                    <a:ln w="12700" cap="sq">
                      <a:solidFill>
                        <a:srgbClr val="FF0000"/>
                      </a:solidFill>
                      <a:miter lim="800000"/>
                    </a:ln>
                    <a:effectLst>
                      <a:outerShdw blurRad="57150" dist="50800" dir="2700000" algn="tl" rotWithShape="0">
                        <a:srgbClr val="000000">
                          <a:alpha val="40000"/>
                        </a:srgbClr>
                      </a:outerShdw>
                    </a:effectLst>
                  </pic:spPr>
                </pic:pic>
              </a:graphicData>
            </a:graphic>
          </wp:inline>
        </w:drawing>
      </w:r>
    </w:p>
    <w:p w14:paraId="1447B2DF" w14:textId="1BD57334" w:rsidR="00C22E65" w:rsidRDefault="00C22E65" w:rsidP="00C22E65">
      <w:pPr>
        <w:pStyle w:val="Caption"/>
      </w:pPr>
      <w:bookmarkStart w:id="24" w:name="_Ref387996184"/>
      <w:r>
        <w:t xml:space="preserve">Figure </w:t>
      </w:r>
      <w:fldSimple w:instr=" SEQ Figure \* ARABIC ">
        <w:r w:rsidR="00402F4A">
          <w:rPr>
            <w:noProof/>
          </w:rPr>
          <w:t>3</w:t>
        </w:r>
      </w:fldSimple>
      <w:bookmarkEnd w:id="24"/>
      <w:r>
        <w:t xml:space="preserve"> </w:t>
      </w:r>
      <w:r w:rsidRPr="00F41497">
        <w:t xml:space="preserve">Faga’alu watershed and instrument locations. Grab samples for suspended sediment concentration (SSC) were collected at all three PT locations. </w:t>
      </w:r>
    </w:p>
    <w:p w14:paraId="1DA5BE60" w14:textId="77777777" w:rsidR="00C22E65" w:rsidRDefault="00C22E65" w:rsidP="00C22E65">
      <w:pPr>
        <w:pStyle w:val="Heading3"/>
      </w:pPr>
      <w:r>
        <w:t>Land Cover/ Land Use</w:t>
      </w:r>
    </w:p>
    <w:p w14:paraId="3197AECB" w14:textId="157851B6" w:rsidR="00463877" w:rsidRDefault="00C22E65" w:rsidP="00AC2A16">
      <w:pPr>
        <w:pStyle w:val="NoSpacing"/>
        <w:jc w:val="both"/>
      </w:pPr>
      <w:r>
        <w:t xml:space="preserve">Land use in both </w:t>
      </w:r>
      <w:r w:rsidR="00463877">
        <w:t xml:space="preserve">Faga’alu and Nu’uuli </w:t>
      </w:r>
      <w:r>
        <w:t>watersheds includes agriculture, roads, and urbanization</w:t>
      </w:r>
      <w:r w:rsidR="00AC2A16">
        <w:t xml:space="preserve"> (</w:t>
      </w:r>
      <w:r w:rsidR="00AC2A16">
        <w:fldChar w:fldCharType="begin"/>
      </w:r>
      <w:r w:rsidR="00AC2A16">
        <w:instrText xml:space="preserve"> REF _Ref388254438 \h </w:instrText>
      </w:r>
      <w:r w:rsidR="00AC2A16">
        <w:fldChar w:fldCharType="separate"/>
      </w:r>
      <w:r w:rsidR="00AC2A16">
        <w:t xml:space="preserve">Table </w:t>
      </w:r>
      <w:r w:rsidR="00AC2A16">
        <w:rPr>
          <w:noProof/>
        </w:rPr>
        <w:t>1</w:t>
      </w:r>
      <w:r w:rsidR="00AC2A16">
        <w:fldChar w:fldCharType="end"/>
      </w:r>
      <w:r w:rsidR="00AC2A16">
        <w:fldChar w:fldCharType="begin"/>
      </w:r>
      <w:r w:rsidR="00AC2A16">
        <w:instrText xml:space="preserve"> REF _Ref388030338 \h </w:instrText>
      </w:r>
      <w:r w:rsidR="00AC2A16">
        <w:fldChar w:fldCharType="end"/>
      </w:r>
      <w:r w:rsidR="00AC2A16">
        <w:t>)</w:t>
      </w:r>
      <w:r w:rsidR="00151A43">
        <w:t xml:space="preserve">. </w:t>
      </w:r>
      <w:r w:rsidR="00463877">
        <w:t>The predominant land cover in the Faga’alu and Nu’uuli watersheds is undisturbed forest on the ste</w:t>
      </w:r>
      <w:r w:rsidR="00151A43">
        <w:t xml:space="preserve">ep hillsides (85.7% and 93.3%). </w:t>
      </w:r>
      <w:r w:rsidR="00463877">
        <w:t xml:space="preserve">These forests are prone to natural landslides that can contribute sediment during storm events </w:t>
      </w:r>
      <w:r w:rsidR="00463877">
        <w:fldChar w:fldCharType="begin" w:fldLock="1"/>
      </w:r>
      <w:r w:rsidR="003169E1">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"id" : "ITEM-2", "itemData" : { "author" : [ { "dropping-particle" : "", "family" : "Calhoun", "given" : "R Scott", "non-dropping-particle" : "", "parse-names" : false, "suffix" : "" }, { "dropping-particle" : "", "family" : "Fletcher", "given" : "Charles H", "non-dropping-particle" : "", "parse-names" : false, "suffix" : "" } ], "container-title" : "Geomorphology", "id" : "ITEM-2", "issued" : { "date-parts" : [ [ "1999" ] ] }, "page" : "213-226", "title" : "Measured and predicted sediment yield from a subtropical , heavy rainfall , steep-sided river basin : Hanalei , Kauai , Hawaiian Islands", "type" : "article-journal", "volume" : "30" }, "uris" : [ "http://www.mendeley.com/documents/?uuid=dbbe8c4e-7248-40c9-bda8-1d143a639b8b" ] } ], "mendeley" : { "previouslyFormattedCitation" : "(Buchanan-Banks, 1979; Calhoun and Fletcher, 1999)" }, "properties" : { "noteIndex" : 0 }, "schema" : "https://github.com/citation-style-language/schema/raw/master/csl-citation.json" }</w:instrText>
      </w:r>
      <w:r w:rsidR="00463877">
        <w:fldChar w:fldCharType="separate"/>
      </w:r>
      <w:r w:rsidR="00FC7C8C" w:rsidRPr="00FC7C8C">
        <w:rPr>
          <w:noProof/>
        </w:rPr>
        <w:t>(Buchanan-Banks, 1979; Calhoun and Fletcher, 1999)</w:t>
      </w:r>
      <w:r w:rsidR="00463877">
        <w:fldChar w:fldCharType="end"/>
      </w:r>
      <w:r w:rsidR="00463877">
        <w:fldChar w:fldCharType="begin"/>
      </w:r>
      <w:r w:rsidR="00463877">
        <w:instrText xml:space="preserve"> ADDIN EN.CITE &lt;EndNote&gt;&lt;Cite&gt;&lt;Author&gt;Calhoun&lt;/Author&gt;&lt;Year&gt;1999&lt;/Year&gt;&lt;RecNum&gt;9&lt;/RecNum&gt;&lt;DisplayText&gt;(Calhoun and Fletcher 1999)&lt;/DisplayText&gt;&lt;record&gt;&lt;rec-number&gt;9&lt;/rec-number&gt;&lt;foreign-keys&gt;&lt;key app="EN" db-id="9rz0sxsf5wzadbeat27vewpbwtea5drfdesw"&gt;9&lt;/key&gt;&lt;/foreign-keys&gt;&lt;ref-type name="Journal Article"&gt;17&lt;/ref-type&gt;&lt;contributors&gt;&lt;authors&gt;&lt;author&gt;Calhoun, R.S.&lt;/author&gt;&lt;author&gt;Fletcher, C.H.&lt;/author&gt;&lt;/authors&gt;&lt;/contributors&gt;&lt;titles&gt;&lt;title&gt;Measured and predicted sediment yield from a subtropical, heavy rainfall, steep-sided river basin: Hanalei, Kauai, Hawaiian Islands&lt;/title&gt;&lt;secondary-title&gt;Geomorphology&lt;/secondary-title&gt;&lt;/titles&gt;&lt;periodical&gt;&lt;full-title&gt;Geomorphology&lt;/full-title&gt;&lt;/periodical&gt;&lt;pages&gt;213-226&lt;/pages&gt;&lt;volume&gt;30&lt;/volume&gt;&lt;number&gt;3&lt;/number&gt;&lt;dates&gt;&lt;year&gt;1999&lt;/year&gt;&lt;/dates&gt;&lt;isbn&gt;0169-555X&lt;/isbn&gt;&lt;urls&gt;&lt;/urls&gt;&lt;custom1&gt;&amp;#xD;&lt;/custom1&gt;&lt;/record&gt;&lt;/Cite&gt;&lt;/EndNote&gt;</w:instrText>
      </w:r>
      <w:r w:rsidR="00463877">
        <w:fldChar w:fldCharType="end"/>
      </w:r>
      <w:r w:rsidR="00463877">
        <w:t>.</w:t>
      </w:r>
      <w:r w:rsidR="00151A43" w:rsidRPr="00151A43">
        <w:t xml:space="preserve"> </w:t>
      </w:r>
      <w:r w:rsidR="00151A43">
        <w:t xml:space="preserve">Compared to other watersheds on Tutuila, a relatively large portion of Faga’alu watershed is urbanized </w:t>
      </w:r>
      <w:commentRangeStart w:id="25"/>
      <w:commentRangeStart w:id="26"/>
      <w:r w:rsidR="00151A43">
        <w:t>(</w:t>
      </w:r>
      <w:r w:rsidR="00AC2A16">
        <w:t>“high intensity developed in</w:t>
      </w:r>
      <w:r w:rsidR="00AD119F">
        <w:t xml:space="preserve"> </w:t>
      </w:r>
      <w:r w:rsidR="00AD119F">
        <w:fldChar w:fldCharType="begin"/>
      </w:r>
      <w:r w:rsidR="00AD119F">
        <w:instrText xml:space="preserve"> REF _Ref388254438 \h </w:instrText>
      </w:r>
      <w:r w:rsidR="00AD119F">
        <w:fldChar w:fldCharType="separate"/>
      </w:r>
      <w:r w:rsidR="00AD119F">
        <w:t xml:space="preserve">Table </w:t>
      </w:r>
      <w:r w:rsidR="00AD119F">
        <w:rPr>
          <w:noProof/>
        </w:rPr>
        <w:t>1</w:t>
      </w:r>
      <w:r w:rsidR="00AD119F">
        <w:fldChar w:fldCharType="end"/>
      </w:r>
      <w:r w:rsidR="00AC2A16">
        <w:t>,</w:t>
      </w:r>
      <w:r w:rsidR="00D123B0">
        <w:t xml:space="preserve"> </w:t>
      </w:r>
      <w:r w:rsidR="00151A43">
        <w:t>4.6%)</w:t>
      </w:r>
      <w:commentRangeEnd w:id="25"/>
      <w:r w:rsidR="00151A43">
        <w:rPr>
          <w:rStyle w:val="CommentReference"/>
          <w:rFonts w:asciiTheme="minorHAnsi" w:eastAsiaTheme="minorHAnsi" w:hAnsiTheme="minorHAnsi" w:cstheme="minorBidi"/>
        </w:rPr>
        <w:commentReference w:id="25"/>
      </w:r>
      <w:commentRangeEnd w:id="26"/>
      <w:r w:rsidR="00151A43">
        <w:rPr>
          <w:rStyle w:val="CommentReference"/>
          <w:rFonts w:asciiTheme="minorHAnsi" w:eastAsiaTheme="minorHAnsi" w:hAnsiTheme="minorHAnsi" w:cstheme="minorBidi"/>
        </w:rPr>
        <w:commentReference w:id="26"/>
      </w:r>
      <w:r w:rsidR="00151A43">
        <w:t xml:space="preserve">, </w:t>
      </w:r>
      <w:r w:rsidR="004C352A">
        <w:t>due to</w:t>
      </w:r>
      <w:r w:rsidR="00151A43">
        <w:t xml:space="preserve"> large areas of impervious surface associated with the hospital and the numerous residences and businesses</w:t>
      </w:r>
      <w:r w:rsidR="004C352A">
        <w:t>.</w:t>
      </w:r>
      <w:r w:rsidR="00151A43">
        <w:t xml:space="preserve">  </w:t>
      </w:r>
      <w:r w:rsidR="00D123B0">
        <w:t>A small portion of the watershed (1.1%) is devel</w:t>
      </w:r>
      <w:r w:rsidR="00AD119F">
        <w:t>oped open space, which includes landscaped lawns and parks</w:t>
      </w:r>
      <w:r w:rsidR="007E01CC">
        <w:t>.</w:t>
      </w:r>
    </w:p>
    <w:p w14:paraId="4D4BC10F" w14:textId="7A28ABF0" w:rsidR="005A504D" w:rsidRPr="00AC2A16" w:rsidRDefault="00463877" w:rsidP="00AC2A16">
      <w:pPr>
        <w:pStyle w:val="NoSpacing"/>
        <w:ind w:firstLine="720"/>
        <w:jc w:val="both"/>
        <w:rPr>
          <w:rFonts w:asciiTheme="minorHAnsi" w:eastAsiaTheme="minorHAnsi" w:hAnsiTheme="minorHAnsi" w:cstheme="minorBidi"/>
          <w:i/>
          <w:iCs/>
          <w:color w:val="44546A" w:themeColor="text2"/>
          <w:sz w:val="16"/>
          <w:szCs w:val="16"/>
        </w:rPr>
      </w:pPr>
      <w:commentRangeStart w:id="27"/>
      <w:r>
        <w:t xml:space="preserve">In addition to some small, household gardens there are several </w:t>
      </w:r>
      <w:r w:rsidR="00E93C60">
        <w:t xml:space="preserve">small </w:t>
      </w:r>
      <w:r>
        <w:t>agricultural areas</w:t>
      </w:r>
      <w:r w:rsidR="00E93C60">
        <w:t xml:space="preserve"> growing banana and taro</w:t>
      </w:r>
      <w:r>
        <w:t xml:space="preserve"> on the steep hillsides</w:t>
      </w:r>
      <w:commentRangeEnd w:id="27"/>
      <w:r w:rsidR="00D123B0">
        <w:rPr>
          <w:rStyle w:val="CommentReference"/>
          <w:rFonts w:asciiTheme="minorHAnsi" w:eastAsiaTheme="minorHAnsi" w:hAnsiTheme="minorHAnsi" w:cstheme="minorBidi"/>
        </w:rPr>
        <w:commentReference w:id="27"/>
      </w:r>
      <w:r w:rsidR="00E93C60">
        <w:t>.</w:t>
      </w:r>
      <w:r>
        <w:t xml:space="preserve"> </w:t>
      </w:r>
      <w:r w:rsidR="00A74450">
        <w:t>In both Faga’alu and Nu’uuli, the NOAA Land Cover map (2.5m res.) classified t</w:t>
      </w:r>
      <w:commentRangeStart w:id="28"/>
      <w:commentRangeStart w:id="29"/>
      <w:r w:rsidR="00A74450">
        <w:t>he</w:t>
      </w:r>
      <w:r w:rsidR="00E93C60">
        <w:t xml:space="preserve">  </w:t>
      </w:r>
      <w:r w:rsidR="00A74450">
        <w:t>agr</w:t>
      </w:r>
      <w:r w:rsidR="00E93C60">
        <w:t>icultural plots as “G</w:t>
      </w:r>
      <w:r w:rsidR="00A74450">
        <w:t xml:space="preserve">rassland” </w:t>
      </w:r>
      <w:r w:rsidR="00E93C60">
        <w:t>due to the high grass cover in the plots (</w:t>
      </w:r>
      <w:r w:rsidR="00E93C60">
        <w:fldChar w:fldCharType="begin"/>
      </w:r>
      <w:r w:rsidR="00E93C60">
        <w:instrText xml:space="preserve"> REF _Ref388254438 \h </w:instrText>
      </w:r>
      <w:r w:rsidR="00E93C60">
        <w:fldChar w:fldCharType="separate"/>
      </w:r>
      <w:r w:rsidR="00E93C60">
        <w:t xml:space="preserve">Table </w:t>
      </w:r>
      <w:r w:rsidR="00E93C60">
        <w:rPr>
          <w:noProof/>
        </w:rPr>
        <w:t>1</w:t>
      </w:r>
      <w:r w:rsidR="00E93C60">
        <w:fldChar w:fldCharType="end"/>
      </w:r>
      <w:r w:rsidR="00E93C60">
        <w:t xml:space="preserve">) </w:t>
      </w:r>
      <w:r w:rsidR="00A74450">
        <w:fldChar w:fldCharType="begin" w:fldLock="1"/>
      </w:r>
      <w:r w:rsidR="003169E1">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00A74450">
        <w:fldChar w:fldCharType="separate"/>
      </w:r>
      <w:r w:rsidR="00A74450" w:rsidRPr="00FC7C8C">
        <w:rPr>
          <w:noProof/>
        </w:rPr>
        <w:t>(NOAA’s Ocean Service and Coastal Services Center, 2010)</w:t>
      </w:r>
      <w:r w:rsidR="00A74450">
        <w:fldChar w:fldCharType="end"/>
      </w:r>
      <w:r w:rsidR="00A74450">
        <w:t xml:space="preserve">. </w:t>
      </w:r>
      <w:bookmarkStart w:id="30" w:name="_Ref388030338"/>
      <w:commentRangeEnd w:id="28"/>
      <w:r w:rsidR="00A74450">
        <w:rPr>
          <w:rStyle w:val="CommentReference"/>
          <w:rFonts w:asciiTheme="minorHAnsi" w:eastAsiaTheme="minorHAnsi" w:hAnsiTheme="minorHAnsi" w:cstheme="minorBidi"/>
        </w:rPr>
        <w:commentReference w:id="28"/>
      </w:r>
      <w:bookmarkEnd w:id="30"/>
      <w:commentRangeEnd w:id="29"/>
      <w:r w:rsidR="00A74450">
        <w:rPr>
          <w:rStyle w:val="CommentReference"/>
          <w:rFonts w:asciiTheme="minorHAnsi" w:eastAsiaTheme="minorHAnsi" w:hAnsiTheme="minorHAnsi" w:cstheme="minorBidi"/>
        </w:rPr>
        <w:commentReference w:id="29"/>
      </w:r>
      <w:r>
        <w:t xml:space="preserve">These plots are currently receiving technical assistance from the Natural Resource Conservation Service (NRCS) to mitigate erosion problems. </w:t>
      </w:r>
    </w:p>
    <w:tbl>
      <w:tblPr>
        <w:tblW w:w="837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080"/>
        <w:gridCol w:w="630"/>
        <w:gridCol w:w="1080"/>
        <w:gridCol w:w="1080"/>
        <w:gridCol w:w="1170"/>
        <w:gridCol w:w="720"/>
        <w:gridCol w:w="720"/>
        <w:gridCol w:w="810"/>
      </w:tblGrid>
      <w:tr w:rsidR="00AC2A16" w:rsidRPr="00020DFC" w14:paraId="4130C815" w14:textId="77777777" w:rsidTr="002663A3">
        <w:trPr>
          <w:trHeight w:val="683"/>
        </w:trPr>
        <w:tc>
          <w:tcPr>
            <w:tcW w:w="8370" w:type="dxa"/>
            <w:gridSpan w:val="9"/>
            <w:tcBorders>
              <w:right w:val="single" w:sz="4" w:space="0" w:color="auto"/>
            </w:tcBorders>
            <w:shd w:val="clear" w:color="auto" w:fill="auto"/>
            <w:noWrap/>
            <w:vAlign w:val="bottom"/>
          </w:tcPr>
          <w:p w14:paraId="6FD7B467" w14:textId="4D8BDA8D" w:rsidR="00AC2A16" w:rsidRPr="00AC2A16" w:rsidRDefault="00AC2A16" w:rsidP="009D18D7">
            <w:pPr>
              <w:pStyle w:val="NoSpacing"/>
              <w:rPr>
                <w:rFonts w:asciiTheme="minorHAnsi" w:hAnsiTheme="minorHAnsi"/>
                <w:b/>
                <w:sz w:val="18"/>
                <w:szCs w:val="18"/>
              </w:rPr>
            </w:pPr>
            <w:bookmarkStart w:id="31" w:name="_Ref388254438"/>
            <w:r>
              <w:t xml:space="preserve">Table </w:t>
            </w:r>
            <w:fldSimple w:instr=" SEQ Table \* ARABIC ">
              <w:r>
                <w:rPr>
                  <w:noProof/>
                </w:rPr>
                <w:t>1</w:t>
              </w:r>
            </w:fldSimple>
            <w:bookmarkEnd w:id="31"/>
            <w:r>
              <w:t>. Land use categories in Fag'alu and Nu'uuli watersheds.</w:t>
            </w:r>
          </w:p>
        </w:tc>
      </w:tr>
      <w:tr w:rsidR="000023CD" w:rsidRPr="00020DFC" w14:paraId="711D602E" w14:textId="77777777" w:rsidTr="002663A3">
        <w:trPr>
          <w:trHeight w:val="683"/>
        </w:trPr>
        <w:tc>
          <w:tcPr>
            <w:tcW w:w="1080" w:type="dxa"/>
            <w:shd w:val="clear" w:color="auto" w:fill="auto"/>
            <w:noWrap/>
            <w:vAlign w:val="bottom"/>
            <w:hideMark/>
          </w:tcPr>
          <w:p w14:paraId="6E3A420D" w14:textId="77777777" w:rsidR="005A504D" w:rsidRPr="00AC2A16" w:rsidRDefault="005A504D" w:rsidP="009D18D7">
            <w:pPr>
              <w:pStyle w:val="NoSpacing"/>
              <w:rPr>
                <w:rFonts w:asciiTheme="minorHAnsi" w:hAnsiTheme="minorHAnsi"/>
                <w:b/>
                <w:sz w:val="18"/>
                <w:szCs w:val="18"/>
              </w:rPr>
            </w:pPr>
            <w:commentRangeStart w:id="32"/>
            <w:r w:rsidRPr="00AC2A16">
              <w:rPr>
                <w:rFonts w:asciiTheme="minorHAnsi" w:hAnsiTheme="minorHAnsi"/>
                <w:b/>
                <w:sz w:val="18"/>
                <w:szCs w:val="18"/>
              </w:rPr>
              <w:t>Watershed</w:t>
            </w:r>
          </w:p>
        </w:tc>
        <w:tc>
          <w:tcPr>
            <w:tcW w:w="1080" w:type="dxa"/>
            <w:shd w:val="clear" w:color="auto" w:fill="auto"/>
            <w:noWrap/>
            <w:vAlign w:val="bottom"/>
            <w:hideMark/>
          </w:tcPr>
          <w:p w14:paraId="4C04D240" w14:textId="4565CDD6" w:rsidR="005A504D" w:rsidRPr="00AC2A16" w:rsidRDefault="00D26042" w:rsidP="009D18D7">
            <w:pPr>
              <w:pStyle w:val="NoSpacing"/>
              <w:rPr>
                <w:rFonts w:asciiTheme="minorHAnsi" w:hAnsiTheme="minorHAnsi"/>
                <w:b/>
                <w:sz w:val="18"/>
                <w:szCs w:val="18"/>
              </w:rPr>
            </w:pPr>
            <w:r w:rsidRPr="00AC2A16">
              <w:rPr>
                <w:rFonts w:asciiTheme="minorHAnsi" w:hAnsiTheme="minorHAnsi"/>
                <w:b/>
                <w:sz w:val="18"/>
                <w:szCs w:val="18"/>
              </w:rPr>
              <w:t xml:space="preserve">Cumulative </w:t>
            </w:r>
            <w:r w:rsidR="005A504D" w:rsidRPr="00AC2A16">
              <w:rPr>
                <w:rFonts w:asciiTheme="minorHAnsi" w:hAnsiTheme="minorHAnsi"/>
                <w:b/>
                <w:sz w:val="18"/>
                <w:szCs w:val="18"/>
              </w:rPr>
              <w:t>Area km</w:t>
            </w:r>
            <w:r w:rsidR="005A504D" w:rsidRPr="00AC2A16">
              <w:rPr>
                <w:rFonts w:asciiTheme="minorHAnsi" w:hAnsiTheme="minorHAnsi"/>
                <w:b/>
                <w:sz w:val="18"/>
                <w:szCs w:val="18"/>
                <w:vertAlign w:val="superscript"/>
              </w:rPr>
              <w:t>2</w:t>
            </w:r>
          </w:p>
        </w:tc>
        <w:tc>
          <w:tcPr>
            <w:tcW w:w="630" w:type="dxa"/>
            <w:shd w:val="clear" w:color="auto" w:fill="auto"/>
            <w:noWrap/>
            <w:vAlign w:val="bottom"/>
            <w:hideMark/>
          </w:tcPr>
          <w:p w14:paraId="7002BFE2" w14:textId="77777777" w:rsidR="005A504D" w:rsidRPr="00AC2A16" w:rsidRDefault="005A504D" w:rsidP="009D18D7">
            <w:pPr>
              <w:pStyle w:val="NoSpacing"/>
              <w:rPr>
                <w:rFonts w:asciiTheme="minorHAnsi" w:hAnsiTheme="minorHAnsi"/>
                <w:b/>
                <w:sz w:val="18"/>
                <w:szCs w:val="18"/>
              </w:rPr>
            </w:pPr>
            <w:r w:rsidRPr="00AC2A16">
              <w:rPr>
                <w:rFonts w:asciiTheme="minorHAnsi" w:hAnsiTheme="minorHAnsi"/>
                <w:b/>
                <w:sz w:val="18"/>
                <w:szCs w:val="18"/>
              </w:rPr>
              <w:t>%</w:t>
            </w:r>
          </w:p>
        </w:tc>
        <w:tc>
          <w:tcPr>
            <w:tcW w:w="1080" w:type="dxa"/>
            <w:tcBorders>
              <w:top w:val="single" w:sz="4" w:space="0" w:color="auto"/>
              <w:left w:val="nil"/>
              <w:bottom w:val="single" w:sz="4" w:space="0" w:color="auto"/>
              <w:right w:val="single" w:sz="4" w:space="0" w:color="auto"/>
            </w:tcBorders>
            <w:shd w:val="clear" w:color="auto" w:fill="auto"/>
            <w:vAlign w:val="bottom"/>
          </w:tcPr>
          <w:p w14:paraId="34882AC0" w14:textId="77777777" w:rsidR="005A504D" w:rsidRPr="00AC2A16" w:rsidRDefault="005A504D" w:rsidP="009D18D7">
            <w:pPr>
              <w:pStyle w:val="NoSpacing"/>
              <w:rPr>
                <w:rFonts w:asciiTheme="minorHAnsi" w:hAnsiTheme="minorHAnsi"/>
                <w:b/>
                <w:sz w:val="18"/>
                <w:szCs w:val="18"/>
              </w:rPr>
            </w:pPr>
            <w:r w:rsidRPr="00AC2A16">
              <w:rPr>
                <w:rFonts w:asciiTheme="minorHAnsi" w:hAnsiTheme="minorHAnsi"/>
                <w:b/>
                <w:sz w:val="18"/>
                <w:szCs w:val="18"/>
              </w:rPr>
              <w:t>% High Intensity Developed</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66DCE615" w14:textId="77777777" w:rsidR="005A504D" w:rsidRPr="00AC2A16" w:rsidRDefault="005A504D" w:rsidP="009D18D7">
            <w:pPr>
              <w:pStyle w:val="NoSpacing"/>
              <w:rPr>
                <w:rFonts w:asciiTheme="minorHAnsi" w:hAnsiTheme="minorHAnsi"/>
                <w:b/>
                <w:sz w:val="18"/>
                <w:szCs w:val="18"/>
              </w:rPr>
            </w:pPr>
            <w:r w:rsidRPr="00AC2A16">
              <w:rPr>
                <w:rFonts w:asciiTheme="minorHAnsi" w:hAnsiTheme="minorHAnsi"/>
                <w:b/>
                <w:sz w:val="18"/>
                <w:szCs w:val="18"/>
              </w:rPr>
              <w:t>% Developed Open Space</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1970ECC6" w14:textId="77777777" w:rsidR="005A504D" w:rsidRPr="00AC2A16" w:rsidRDefault="005A504D" w:rsidP="009D18D7">
            <w:pPr>
              <w:pStyle w:val="NoSpacing"/>
              <w:rPr>
                <w:rFonts w:asciiTheme="minorHAnsi" w:hAnsiTheme="minorHAnsi"/>
                <w:b/>
                <w:sz w:val="18"/>
                <w:szCs w:val="18"/>
              </w:rPr>
            </w:pPr>
            <w:commentRangeStart w:id="33"/>
            <w:r w:rsidRPr="00AC2A16">
              <w:rPr>
                <w:rFonts w:asciiTheme="minorHAnsi" w:hAnsiTheme="minorHAnsi"/>
                <w:b/>
                <w:sz w:val="18"/>
                <w:szCs w:val="18"/>
              </w:rPr>
              <w:t>% Grassland</w:t>
            </w:r>
          </w:p>
          <w:p w14:paraId="4373A7C5" w14:textId="3BE7538D" w:rsidR="00D123B0" w:rsidRPr="00AC2A16" w:rsidRDefault="00D123B0" w:rsidP="009D18D7">
            <w:pPr>
              <w:pStyle w:val="NoSpacing"/>
              <w:rPr>
                <w:rFonts w:asciiTheme="minorHAnsi" w:hAnsiTheme="minorHAnsi"/>
                <w:b/>
                <w:sz w:val="18"/>
                <w:szCs w:val="18"/>
              </w:rPr>
            </w:pPr>
            <w:r w:rsidRPr="00AC2A16">
              <w:rPr>
                <w:rFonts w:asciiTheme="minorHAnsi" w:hAnsiTheme="minorHAnsi"/>
                <w:b/>
                <w:sz w:val="18"/>
                <w:szCs w:val="18"/>
              </w:rPr>
              <w:t>(agriculture)</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46F7F8DF" w14:textId="77777777" w:rsidR="005A504D" w:rsidRPr="00AC2A16" w:rsidRDefault="005A504D" w:rsidP="009D18D7">
            <w:pPr>
              <w:pStyle w:val="NoSpacing"/>
              <w:rPr>
                <w:rFonts w:asciiTheme="minorHAnsi" w:hAnsiTheme="minorHAnsi"/>
                <w:b/>
                <w:sz w:val="18"/>
                <w:szCs w:val="18"/>
              </w:rPr>
            </w:pPr>
            <w:r w:rsidRPr="00AC2A16">
              <w:rPr>
                <w:rFonts w:asciiTheme="minorHAnsi" w:hAnsiTheme="minorHAnsi"/>
                <w:b/>
                <w:sz w:val="18"/>
                <w:szCs w:val="18"/>
              </w:rPr>
              <w:t>% Forest</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321367B7" w14:textId="77777777" w:rsidR="005A504D" w:rsidRPr="00AC2A16" w:rsidRDefault="005A504D" w:rsidP="009D18D7">
            <w:pPr>
              <w:pStyle w:val="NoSpacing"/>
              <w:rPr>
                <w:rFonts w:asciiTheme="minorHAnsi" w:hAnsiTheme="minorHAnsi"/>
                <w:b/>
                <w:sz w:val="18"/>
                <w:szCs w:val="18"/>
              </w:rPr>
            </w:pPr>
            <w:r w:rsidRPr="00AC2A16">
              <w:rPr>
                <w:rFonts w:asciiTheme="minorHAnsi" w:hAnsiTheme="minorHAnsi"/>
                <w:b/>
                <w:sz w:val="18"/>
                <w:szCs w:val="18"/>
              </w:rPr>
              <w:t>% Scrub/ Shrub</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2D7EB61E" w14:textId="77777777" w:rsidR="005A504D" w:rsidRPr="00AC2A16" w:rsidRDefault="005A504D" w:rsidP="009D18D7">
            <w:pPr>
              <w:pStyle w:val="NoSpacing"/>
              <w:rPr>
                <w:rFonts w:asciiTheme="minorHAnsi" w:hAnsiTheme="minorHAnsi"/>
                <w:b/>
                <w:sz w:val="18"/>
                <w:szCs w:val="18"/>
              </w:rPr>
            </w:pPr>
            <w:r w:rsidRPr="00AC2A16">
              <w:rPr>
                <w:rFonts w:asciiTheme="minorHAnsi" w:hAnsiTheme="minorHAnsi"/>
                <w:b/>
                <w:sz w:val="18"/>
                <w:szCs w:val="18"/>
              </w:rPr>
              <w:t>% Bare Land</w:t>
            </w:r>
            <w:commentRangeEnd w:id="33"/>
            <w:r w:rsidRPr="00AC2A16">
              <w:rPr>
                <w:rStyle w:val="CommentReference"/>
                <w:rFonts w:asciiTheme="minorHAnsi" w:hAnsiTheme="minorHAnsi"/>
                <w:b/>
                <w:sz w:val="18"/>
                <w:szCs w:val="18"/>
              </w:rPr>
              <w:commentReference w:id="33"/>
            </w:r>
            <w:commentRangeEnd w:id="32"/>
            <w:r w:rsidRPr="00AC2A16">
              <w:rPr>
                <w:rStyle w:val="CommentReference"/>
                <w:rFonts w:asciiTheme="minorHAnsi" w:hAnsiTheme="minorHAnsi"/>
                <w:b/>
                <w:sz w:val="18"/>
                <w:szCs w:val="18"/>
              </w:rPr>
              <w:commentReference w:id="34"/>
            </w:r>
            <w:r w:rsidRPr="00AC2A16">
              <w:rPr>
                <w:rStyle w:val="CommentReference"/>
                <w:rFonts w:asciiTheme="minorHAnsi" w:hAnsiTheme="minorHAnsi"/>
                <w:b/>
                <w:sz w:val="18"/>
                <w:szCs w:val="18"/>
              </w:rPr>
              <w:commentReference w:id="32"/>
            </w:r>
          </w:p>
        </w:tc>
      </w:tr>
      <w:tr w:rsidR="002663A3" w:rsidRPr="003C092A" w14:paraId="40693BB1" w14:textId="77777777" w:rsidTr="0042666E">
        <w:trPr>
          <w:trHeight w:val="300"/>
        </w:trPr>
        <w:tc>
          <w:tcPr>
            <w:tcW w:w="8370" w:type="dxa"/>
            <w:gridSpan w:val="9"/>
            <w:tcBorders>
              <w:right w:val="single" w:sz="4" w:space="0" w:color="auto"/>
            </w:tcBorders>
            <w:shd w:val="clear" w:color="auto" w:fill="auto"/>
            <w:noWrap/>
            <w:vAlign w:val="bottom"/>
          </w:tcPr>
          <w:p w14:paraId="19E34F63" w14:textId="06FB31E3" w:rsidR="002663A3" w:rsidRPr="002663A3" w:rsidRDefault="002663A3" w:rsidP="009D18D7">
            <w:pPr>
              <w:pStyle w:val="NoSpacing"/>
              <w:rPr>
                <w:rFonts w:asciiTheme="minorHAnsi" w:hAnsiTheme="minorHAnsi"/>
                <w:b/>
                <w:color w:val="000000" w:themeColor="text1"/>
                <w:sz w:val="18"/>
                <w:szCs w:val="18"/>
              </w:rPr>
            </w:pPr>
            <w:r w:rsidRPr="002663A3">
              <w:rPr>
                <w:rFonts w:asciiTheme="minorHAnsi" w:hAnsiTheme="minorHAnsi"/>
                <w:b/>
                <w:i/>
                <w:sz w:val="18"/>
                <w:szCs w:val="18"/>
              </w:rPr>
              <w:t>Faga’alu</w:t>
            </w:r>
          </w:p>
        </w:tc>
      </w:tr>
      <w:tr w:rsidR="005A504D" w:rsidRPr="003C092A" w14:paraId="55A3A474" w14:textId="77777777" w:rsidTr="002663A3">
        <w:trPr>
          <w:trHeight w:val="300"/>
        </w:trPr>
        <w:tc>
          <w:tcPr>
            <w:tcW w:w="1080" w:type="dxa"/>
            <w:shd w:val="clear" w:color="auto" w:fill="auto"/>
            <w:noWrap/>
            <w:vAlign w:val="bottom"/>
            <w:hideMark/>
          </w:tcPr>
          <w:p w14:paraId="0EFFC943" w14:textId="5DDACC4B" w:rsidR="005A504D" w:rsidRPr="00AC2A16" w:rsidRDefault="00D26042" w:rsidP="009D18D7">
            <w:pPr>
              <w:pStyle w:val="NoSpacing"/>
              <w:rPr>
                <w:rFonts w:asciiTheme="minorHAnsi" w:hAnsiTheme="minorHAnsi"/>
                <w:i/>
                <w:sz w:val="18"/>
                <w:szCs w:val="18"/>
              </w:rPr>
            </w:pPr>
            <w:r w:rsidRPr="00AC2A16">
              <w:rPr>
                <w:rFonts w:asciiTheme="minorHAnsi" w:hAnsiTheme="minorHAnsi"/>
                <w:i/>
                <w:sz w:val="18"/>
                <w:szCs w:val="18"/>
              </w:rPr>
              <w:t xml:space="preserve">   </w:t>
            </w:r>
            <w:r w:rsidR="005A504D" w:rsidRPr="00AC2A16">
              <w:rPr>
                <w:rFonts w:asciiTheme="minorHAnsi" w:hAnsiTheme="minorHAnsi"/>
                <w:i/>
                <w:sz w:val="18"/>
                <w:szCs w:val="18"/>
              </w:rPr>
              <w:t>FOREST (UPPER)</w:t>
            </w:r>
          </w:p>
        </w:tc>
        <w:tc>
          <w:tcPr>
            <w:tcW w:w="1080" w:type="dxa"/>
            <w:shd w:val="clear" w:color="auto" w:fill="auto"/>
            <w:noWrap/>
            <w:vAlign w:val="bottom"/>
            <w:hideMark/>
          </w:tcPr>
          <w:p w14:paraId="05D8CF42"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0.90</w:t>
            </w:r>
          </w:p>
        </w:tc>
        <w:tc>
          <w:tcPr>
            <w:tcW w:w="630" w:type="dxa"/>
            <w:shd w:val="clear" w:color="auto" w:fill="auto"/>
            <w:noWrap/>
            <w:vAlign w:val="bottom"/>
            <w:hideMark/>
          </w:tcPr>
          <w:p w14:paraId="6993C821"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48%</w:t>
            </w:r>
          </w:p>
        </w:tc>
        <w:tc>
          <w:tcPr>
            <w:tcW w:w="1080" w:type="dxa"/>
            <w:tcBorders>
              <w:top w:val="single" w:sz="4" w:space="0" w:color="auto"/>
              <w:left w:val="nil"/>
              <w:bottom w:val="single" w:sz="4" w:space="0" w:color="auto"/>
              <w:right w:val="single" w:sz="4" w:space="0" w:color="auto"/>
            </w:tcBorders>
            <w:shd w:val="clear" w:color="auto" w:fill="auto"/>
            <w:vAlign w:val="bottom"/>
          </w:tcPr>
          <w:p w14:paraId="657179D2"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4D5B5357"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43991995"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0.1%</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63772EF6"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82.4%</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6E51784B"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17.1%</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4680C8C9"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0.4%</w:t>
            </w:r>
          </w:p>
        </w:tc>
      </w:tr>
      <w:tr w:rsidR="005A504D" w:rsidRPr="003C092A" w14:paraId="089438DD" w14:textId="77777777" w:rsidTr="002663A3">
        <w:trPr>
          <w:trHeight w:val="300"/>
        </w:trPr>
        <w:tc>
          <w:tcPr>
            <w:tcW w:w="1080" w:type="dxa"/>
            <w:shd w:val="clear" w:color="auto" w:fill="auto"/>
            <w:noWrap/>
            <w:vAlign w:val="bottom"/>
            <w:hideMark/>
          </w:tcPr>
          <w:p w14:paraId="01E8E364" w14:textId="7D9B9C72" w:rsidR="005A504D" w:rsidRPr="00AC2A16" w:rsidRDefault="00D26042" w:rsidP="009D18D7">
            <w:pPr>
              <w:pStyle w:val="NoSpacing"/>
              <w:rPr>
                <w:rFonts w:asciiTheme="minorHAnsi" w:hAnsiTheme="minorHAnsi"/>
                <w:i/>
                <w:sz w:val="18"/>
                <w:szCs w:val="18"/>
              </w:rPr>
            </w:pPr>
            <w:r w:rsidRPr="00AC2A16">
              <w:rPr>
                <w:rFonts w:asciiTheme="minorHAnsi" w:hAnsiTheme="minorHAnsi"/>
                <w:i/>
                <w:sz w:val="18"/>
                <w:szCs w:val="18"/>
              </w:rPr>
              <w:t xml:space="preserve">   </w:t>
            </w:r>
            <w:r w:rsidR="005A504D" w:rsidRPr="00AC2A16">
              <w:rPr>
                <w:rFonts w:asciiTheme="minorHAnsi" w:hAnsiTheme="minorHAnsi"/>
                <w:i/>
                <w:sz w:val="18"/>
                <w:szCs w:val="18"/>
              </w:rPr>
              <w:t>QUARRY</w:t>
            </w:r>
          </w:p>
        </w:tc>
        <w:tc>
          <w:tcPr>
            <w:tcW w:w="1080" w:type="dxa"/>
            <w:shd w:val="clear" w:color="auto" w:fill="auto"/>
            <w:noWrap/>
            <w:vAlign w:val="bottom"/>
            <w:hideMark/>
          </w:tcPr>
          <w:p w14:paraId="5E68205C"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1.17</w:t>
            </w:r>
          </w:p>
        </w:tc>
        <w:tc>
          <w:tcPr>
            <w:tcW w:w="630" w:type="dxa"/>
            <w:shd w:val="clear" w:color="auto" w:fill="auto"/>
            <w:noWrap/>
            <w:vAlign w:val="bottom"/>
            <w:hideMark/>
          </w:tcPr>
          <w:p w14:paraId="5BAE49A1"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63%</w:t>
            </w:r>
          </w:p>
        </w:tc>
        <w:tc>
          <w:tcPr>
            <w:tcW w:w="1080" w:type="dxa"/>
            <w:tcBorders>
              <w:top w:val="single" w:sz="4" w:space="0" w:color="auto"/>
              <w:left w:val="nil"/>
              <w:bottom w:val="single" w:sz="4" w:space="0" w:color="auto"/>
              <w:right w:val="single" w:sz="4" w:space="0" w:color="auto"/>
            </w:tcBorders>
            <w:shd w:val="clear" w:color="auto" w:fill="auto"/>
            <w:vAlign w:val="bottom"/>
          </w:tcPr>
          <w:p w14:paraId="484B9F06"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1820747C"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30218194"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0.2%</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1074DE04"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84.7%</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6E75EB5C"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13.3%</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3CD31332"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1.6%</w:t>
            </w:r>
          </w:p>
        </w:tc>
      </w:tr>
      <w:tr w:rsidR="005A504D" w:rsidRPr="003C092A" w14:paraId="2A67729E" w14:textId="77777777" w:rsidTr="002663A3">
        <w:trPr>
          <w:trHeight w:val="300"/>
        </w:trPr>
        <w:tc>
          <w:tcPr>
            <w:tcW w:w="1080" w:type="dxa"/>
            <w:shd w:val="clear" w:color="auto" w:fill="auto"/>
            <w:noWrap/>
            <w:vAlign w:val="bottom"/>
            <w:hideMark/>
          </w:tcPr>
          <w:p w14:paraId="395625A4" w14:textId="20C49CC5" w:rsidR="005A504D" w:rsidRPr="00AC2A16" w:rsidRDefault="00D26042" w:rsidP="009D18D7">
            <w:pPr>
              <w:pStyle w:val="NoSpacing"/>
              <w:rPr>
                <w:rFonts w:asciiTheme="minorHAnsi" w:hAnsiTheme="minorHAnsi"/>
                <w:i/>
                <w:sz w:val="18"/>
                <w:szCs w:val="18"/>
              </w:rPr>
            </w:pPr>
            <w:r w:rsidRPr="00AC2A16">
              <w:rPr>
                <w:rFonts w:asciiTheme="minorHAnsi" w:hAnsiTheme="minorHAnsi"/>
                <w:i/>
                <w:sz w:val="18"/>
                <w:szCs w:val="18"/>
              </w:rPr>
              <w:t xml:space="preserve">   </w:t>
            </w:r>
            <w:r w:rsidR="005A504D" w:rsidRPr="00AC2A16">
              <w:rPr>
                <w:rFonts w:asciiTheme="minorHAnsi" w:hAnsiTheme="minorHAnsi"/>
                <w:i/>
                <w:sz w:val="18"/>
                <w:szCs w:val="18"/>
              </w:rPr>
              <w:t>VILLAGE (TOTAL)</w:t>
            </w:r>
          </w:p>
        </w:tc>
        <w:tc>
          <w:tcPr>
            <w:tcW w:w="1080" w:type="dxa"/>
            <w:shd w:val="clear" w:color="auto" w:fill="auto"/>
            <w:noWrap/>
            <w:vAlign w:val="bottom"/>
            <w:hideMark/>
          </w:tcPr>
          <w:p w14:paraId="38EED6A0"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1.78</w:t>
            </w:r>
          </w:p>
        </w:tc>
        <w:tc>
          <w:tcPr>
            <w:tcW w:w="630" w:type="dxa"/>
            <w:shd w:val="clear" w:color="auto" w:fill="auto"/>
            <w:noWrap/>
            <w:vAlign w:val="bottom"/>
            <w:hideMark/>
          </w:tcPr>
          <w:p w14:paraId="3DAC8DFE"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95%</w:t>
            </w:r>
          </w:p>
        </w:tc>
        <w:tc>
          <w:tcPr>
            <w:tcW w:w="1080" w:type="dxa"/>
            <w:tcBorders>
              <w:top w:val="single" w:sz="4" w:space="0" w:color="auto"/>
              <w:left w:val="nil"/>
              <w:bottom w:val="single" w:sz="4" w:space="0" w:color="auto"/>
              <w:right w:val="single" w:sz="4" w:space="0" w:color="auto"/>
            </w:tcBorders>
            <w:shd w:val="clear" w:color="auto" w:fill="auto"/>
            <w:vAlign w:val="bottom"/>
          </w:tcPr>
          <w:p w14:paraId="1FD02942"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3.2%</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0FCB969B"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0.9%</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105D72AE"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0.2%</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6C0543CB"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85.7%</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2106A0A2"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9.0%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164D3142"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1.1%</w:t>
            </w:r>
          </w:p>
        </w:tc>
      </w:tr>
      <w:tr w:rsidR="005A504D" w:rsidRPr="003C092A" w14:paraId="672E5093" w14:textId="77777777" w:rsidTr="002663A3">
        <w:trPr>
          <w:trHeight w:val="315"/>
        </w:trPr>
        <w:tc>
          <w:tcPr>
            <w:tcW w:w="1080" w:type="dxa"/>
            <w:shd w:val="clear" w:color="auto" w:fill="auto"/>
            <w:noWrap/>
            <w:vAlign w:val="bottom"/>
            <w:hideMark/>
          </w:tcPr>
          <w:p w14:paraId="5DA4CF5E" w14:textId="51B32E08" w:rsidR="005A504D" w:rsidRPr="00AC2A16" w:rsidRDefault="005A504D" w:rsidP="009D18D7">
            <w:pPr>
              <w:pStyle w:val="NoSpacing"/>
              <w:rPr>
                <w:rFonts w:asciiTheme="minorHAnsi" w:hAnsiTheme="minorHAnsi"/>
                <w:i/>
                <w:sz w:val="18"/>
                <w:szCs w:val="18"/>
              </w:rPr>
            </w:pPr>
            <w:r w:rsidRPr="00AC2A16">
              <w:rPr>
                <w:rFonts w:asciiTheme="minorHAnsi" w:hAnsiTheme="minorHAnsi"/>
                <w:i/>
                <w:sz w:val="18"/>
                <w:szCs w:val="18"/>
              </w:rPr>
              <w:lastRenderedPageBreak/>
              <w:t xml:space="preserve">Fag’alu </w:t>
            </w:r>
            <w:r w:rsidR="00D26042" w:rsidRPr="00AC2A16">
              <w:rPr>
                <w:rFonts w:asciiTheme="minorHAnsi" w:hAnsiTheme="minorHAnsi"/>
                <w:i/>
                <w:sz w:val="18"/>
                <w:szCs w:val="18"/>
              </w:rPr>
              <w:t>total</w:t>
            </w:r>
          </w:p>
        </w:tc>
        <w:tc>
          <w:tcPr>
            <w:tcW w:w="1080" w:type="dxa"/>
            <w:shd w:val="clear" w:color="auto" w:fill="auto"/>
            <w:noWrap/>
            <w:vAlign w:val="bottom"/>
            <w:hideMark/>
          </w:tcPr>
          <w:p w14:paraId="16B43D4A"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1.86</w:t>
            </w:r>
          </w:p>
        </w:tc>
        <w:tc>
          <w:tcPr>
            <w:tcW w:w="630" w:type="dxa"/>
            <w:shd w:val="clear" w:color="auto" w:fill="auto"/>
            <w:noWrap/>
            <w:vAlign w:val="bottom"/>
            <w:hideMark/>
          </w:tcPr>
          <w:p w14:paraId="1BA00831"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100%</w:t>
            </w:r>
          </w:p>
        </w:tc>
        <w:tc>
          <w:tcPr>
            <w:tcW w:w="1080" w:type="dxa"/>
            <w:tcBorders>
              <w:top w:val="single" w:sz="4" w:space="0" w:color="auto"/>
              <w:left w:val="nil"/>
              <w:bottom w:val="single" w:sz="4" w:space="0" w:color="auto"/>
              <w:right w:val="single" w:sz="4" w:space="0" w:color="auto"/>
            </w:tcBorders>
            <w:shd w:val="clear" w:color="auto" w:fill="auto"/>
            <w:vAlign w:val="bottom"/>
          </w:tcPr>
          <w:p w14:paraId="6566FE24"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4.6%</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3B3089B7"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1.1%</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501FF4C4"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0.2%</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74FDE163"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84.5%</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4ABC792B"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8.6%</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3B81372B"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1.0%</w:t>
            </w:r>
          </w:p>
        </w:tc>
      </w:tr>
      <w:tr w:rsidR="002663A3" w:rsidRPr="003C092A" w14:paraId="78803364" w14:textId="77777777" w:rsidTr="0042666E">
        <w:trPr>
          <w:trHeight w:val="300"/>
        </w:trPr>
        <w:tc>
          <w:tcPr>
            <w:tcW w:w="8370" w:type="dxa"/>
            <w:gridSpan w:val="9"/>
            <w:tcBorders>
              <w:right w:val="single" w:sz="4" w:space="0" w:color="auto"/>
            </w:tcBorders>
            <w:shd w:val="clear" w:color="auto" w:fill="auto"/>
            <w:noWrap/>
            <w:vAlign w:val="bottom"/>
          </w:tcPr>
          <w:p w14:paraId="1C475B24" w14:textId="0157C8ED" w:rsidR="002663A3" w:rsidRPr="002663A3" w:rsidRDefault="002663A3" w:rsidP="009D18D7">
            <w:pPr>
              <w:pStyle w:val="NoSpacing"/>
              <w:rPr>
                <w:rFonts w:asciiTheme="minorHAnsi" w:hAnsiTheme="minorHAnsi"/>
                <w:b/>
                <w:color w:val="000000" w:themeColor="text1"/>
                <w:sz w:val="18"/>
                <w:szCs w:val="18"/>
              </w:rPr>
            </w:pPr>
            <w:r w:rsidRPr="002663A3">
              <w:rPr>
                <w:rFonts w:asciiTheme="minorHAnsi" w:hAnsiTheme="minorHAnsi"/>
                <w:b/>
                <w:i/>
                <w:sz w:val="18"/>
                <w:szCs w:val="18"/>
              </w:rPr>
              <w:t>Nu’uuli</w:t>
            </w:r>
          </w:p>
        </w:tc>
      </w:tr>
      <w:tr w:rsidR="005A504D" w:rsidRPr="003C092A" w14:paraId="572D1508" w14:textId="77777777" w:rsidTr="002663A3">
        <w:trPr>
          <w:trHeight w:val="300"/>
        </w:trPr>
        <w:tc>
          <w:tcPr>
            <w:tcW w:w="1080" w:type="dxa"/>
            <w:shd w:val="clear" w:color="auto" w:fill="auto"/>
            <w:noWrap/>
            <w:vAlign w:val="bottom"/>
            <w:hideMark/>
          </w:tcPr>
          <w:p w14:paraId="6EE4E61B" w14:textId="4DA1ACC4" w:rsidR="005A504D" w:rsidRPr="00AC2A16" w:rsidRDefault="00D26042" w:rsidP="009D18D7">
            <w:pPr>
              <w:pStyle w:val="NoSpacing"/>
              <w:rPr>
                <w:rFonts w:asciiTheme="minorHAnsi" w:hAnsiTheme="minorHAnsi"/>
                <w:i/>
                <w:sz w:val="18"/>
                <w:szCs w:val="18"/>
              </w:rPr>
            </w:pPr>
            <w:r w:rsidRPr="00AC2A16">
              <w:rPr>
                <w:rFonts w:asciiTheme="minorHAnsi" w:hAnsiTheme="minorHAnsi"/>
                <w:i/>
                <w:sz w:val="18"/>
                <w:szCs w:val="18"/>
              </w:rPr>
              <w:t xml:space="preserve">     </w:t>
            </w:r>
            <w:r w:rsidR="005A504D" w:rsidRPr="00AC2A16">
              <w:rPr>
                <w:rFonts w:asciiTheme="minorHAnsi" w:hAnsiTheme="minorHAnsi"/>
                <w:i/>
                <w:sz w:val="18"/>
                <w:szCs w:val="18"/>
              </w:rPr>
              <w:t>Upper</w:t>
            </w:r>
          </w:p>
        </w:tc>
        <w:tc>
          <w:tcPr>
            <w:tcW w:w="1080" w:type="dxa"/>
            <w:shd w:val="clear" w:color="auto" w:fill="auto"/>
            <w:noWrap/>
            <w:vAlign w:val="bottom"/>
            <w:hideMark/>
          </w:tcPr>
          <w:p w14:paraId="5E5C8554"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1.49</w:t>
            </w:r>
          </w:p>
        </w:tc>
        <w:tc>
          <w:tcPr>
            <w:tcW w:w="630" w:type="dxa"/>
            <w:shd w:val="clear" w:color="auto" w:fill="auto"/>
            <w:noWrap/>
            <w:vAlign w:val="bottom"/>
            <w:hideMark/>
          </w:tcPr>
          <w:p w14:paraId="1E73DA88"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70%</w:t>
            </w:r>
          </w:p>
        </w:tc>
        <w:tc>
          <w:tcPr>
            <w:tcW w:w="1080" w:type="dxa"/>
            <w:tcBorders>
              <w:top w:val="single" w:sz="4" w:space="0" w:color="auto"/>
              <w:left w:val="nil"/>
              <w:bottom w:val="single" w:sz="4" w:space="0" w:color="auto"/>
              <w:right w:val="single" w:sz="4" w:space="0" w:color="auto"/>
            </w:tcBorders>
            <w:shd w:val="clear" w:color="auto" w:fill="auto"/>
            <w:vAlign w:val="bottom"/>
          </w:tcPr>
          <w:p w14:paraId="5D936647"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7AC78795"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53A95E82"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239B72FA"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94.8%</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1D969AD1"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5.2%</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35BE0E08"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w:t>
            </w:r>
          </w:p>
        </w:tc>
      </w:tr>
      <w:tr w:rsidR="005A504D" w:rsidRPr="00595789" w14:paraId="2F55A242" w14:textId="77777777" w:rsidTr="002663A3">
        <w:trPr>
          <w:trHeight w:val="278"/>
        </w:trPr>
        <w:tc>
          <w:tcPr>
            <w:tcW w:w="1080" w:type="dxa"/>
            <w:shd w:val="clear" w:color="auto" w:fill="auto"/>
            <w:noWrap/>
            <w:vAlign w:val="bottom"/>
          </w:tcPr>
          <w:p w14:paraId="778CC2B9" w14:textId="4E6DA89A" w:rsidR="005A504D" w:rsidRPr="00AC2A16" w:rsidRDefault="00D26042" w:rsidP="009D18D7">
            <w:pPr>
              <w:pStyle w:val="NoSpacing"/>
              <w:rPr>
                <w:rFonts w:asciiTheme="minorHAnsi" w:hAnsiTheme="minorHAnsi"/>
                <w:i/>
                <w:sz w:val="18"/>
                <w:szCs w:val="18"/>
              </w:rPr>
            </w:pPr>
            <w:r w:rsidRPr="00AC2A16">
              <w:rPr>
                <w:rFonts w:asciiTheme="minorHAnsi" w:hAnsiTheme="minorHAnsi"/>
                <w:i/>
                <w:sz w:val="18"/>
                <w:szCs w:val="18"/>
              </w:rPr>
              <w:t xml:space="preserve">     </w:t>
            </w:r>
            <w:r w:rsidR="005A504D" w:rsidRPr="00AC2A16">
              <w:rPr>
                <w:rFonts w:asciiTheme="minorHAnsi" w:hAnsiTheme="minorHAnsi"/>
                <w:i/>
                <w:sz w:val="18"/>
                <w:szCs w:val="18"/>
              </w:rPr>
              <w:t>Lower</w:t>
            </w:r>
          </w:p>
        </w:tc>
        <w:tc>
          <w:tcPr>
            <w:tcW w:w="1080" w:type="dxa"/>
            <w:shd w:val="clear" w:color="auto" w:fill="auto"/>
            <w:noWrap/>
            <w:vAlign w:val="bottom"/>
          </w:tcPr>
          <w:p w14:paraId="6E1725D8"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2.14</w:t>
            </w:r>
          </w:p>
        </w:tc>
        <w:tc>
          <w:tcPr>
            <w:tcW w:w="630" w:type="dxa"/>
            <w:shd w:val="clear" w:color="auto" w:fill="auto"/>
            <w:noWrap/>
            <w:vAlign w:val="bottom"/>
          </w:tcPr>
          <w:p w14:paraId="0913CC61"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100%</w:t>
            </w:r>
          </w:p>
        </w:tc>
        <w:tc>
          <w:tcPr>
            <w:tcW w:w="1080" w:type="dxa"/>
            <w:tcBorders>
              <w:top w:val="single" w:sz="4" w:space="0" w:color="auto"/>
              <w:left w:val="nil"/>
              <w:bottom w:val="single" w:sz="4" w:space="0" w:color="auto"/>
              <w:right w:val="single" w:sz="4" w:space="0" w:color="auto"/>
            </w:tcBorders>
            <w:shd w:val="clear" w:color="auto" w:fill="auto"/>
            <w:vAlign w:val="bottom"/>
          </w:tcPr>
          <w:p w14:paraId="579450EC"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2.0%</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tcPr>
          <w:p w14:paraId="6FF14399"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0.8%</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15BB4AEE"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0.1%</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4D365A29"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93.3%</w:t>
            </w:r>
          </w:p>
        </w:tc>
        <w:tc>
          <w:tcPr>
            <w:tcW w:w="720" w:type="dxa"/>
            <w:tcBorders>
              <w:top w:val="single" w:sz="4" w:space="0" w:color="auto"/>
              <w:left w:val="single" w:sz="4" w:space="0" w:color="auto"/>
              <w:bottom w:val="single" w:sz="4" w:space="0" w:color="auto"/>
              <w:right w:val="single" w:sz="4" w:space="0" w:color="auto"/>
            </w:tcBorders>
            <w:shd w:val="clear" w:color="auto" w:fill="auto"/>
            <w:vAlign w:val="bottom"/>
          </w:tcPr>
          <w:p w14:paraId="392DBE99" w14:textId="77777777" w:rsidR="005A504D" w:rsidRPr="00CB1411" w:rsidRDefault="005A504D" w:rsidP="009D18D7">
            <w:pPr>
              <w:pStyle w:val="NoSpacing"/>
              <w:rPr>
                <w:rFonts w:asciiTheme="minorHAnsi" w:hAnsiTheme="minorHAnsi"/>
                <w:color w:val="000000" w:themeColor="text1"/>
                <w:sz w:val="18"/>
                <w:szCs w:val="18"/>
              </w:rPr>
            </w:pPr>
            <w:r w:rsidRPr="00CB1411">
              <w:rPr>
                <w:rFonts w:asciiTheme="minorHAnsi" w:hAnsiTheme="minorHAnsi"/>
                <w:color w:val="000000" w:themeColor="text1"/>
                <w:sz w:val="18"/>
                <w:szCs w:val="18"/>
              </w:rPr>
              <w:t>3.7%</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2AF5B60C" w14:textId="77777777" w:rsidR="005A504D" w:rsidRPr="00CB1411" w:rsidRDefault="005A504D" w:rsidP="009D18D7">
            <w:pPr>
              <w:pStyle w:val="NoSpacing"/>
              <w:rPr>
                <w:rFonts w:asciiTheme="minorHAnsi" w:hAnsiTheme="minorHAnsi"/>
                <w:i/>
                <w:color w:val="000000" w:themeColor="text1"/>
                <w:sz w:val="18"/>
                <w:szCs w:val="18"/>
              </w:rPr>
            </w:pPr>
            <w:r w:rsidRPr="00CB1411">
              <w:rPr>
                <w:rFonts w:asciiTheme="minorHAnsi" w:hAnsiTheme="minorHAnsi"/>
                <w:i/>
                <w:color w:val="000000" w:themeColor="text1"/>
                <w:sz w:val="18"/>
                <w:szCs w:val="18"/>
              </w:rPr>
              <w:t>0.2%</w:t>
            </w:r>
          </w:p>
        </w:tc>
      </w:tr>
    </w:tbl>
    <w:p w14:paraId="41D7A950" w14:textId="7A99E880" w:rsidR="00463877" w:rsidRDefault="00463877" w:rsidP="00C22E65">
      <w:pPr>
        <w:pStyle w:val="NoSpacing"/>
        <w:ind w:firstLine="720"/>
        <w:jc w:val="both"/>
      </w:pPr>
    </w:p>
    <w:p w14:paraId="42EF81B2" w14:textId="77777777" w:rsidR="00402F4A" w:rsidRDefault="00C22E65" w:rsidP="00C22E65">
      <w:pPr>
        <w:pStyle w:val="NoSpacing"/>
        <w:ind w:firstLine="720"/>
        <w:jc w:val="both"/>
      </w:pPr>
      <w:r>
        <w:t>In Faga’alu there is an open-pit aggregate quarry</w:t>
      </w:r>
      <w:r w:rsidR="00463877">
        <w:t xml:space="preserve"> (~2ha)</w:t>
      </w:r>
      <w:r w:rsidR="00463877" w:rsidRPr="00463877">
        <w:t xml:space="preserve"> </w:t>
      </w:r>
      <w:r w:rsidR="00463877">
        <w:t>that accounts for the majority of the 1.1% bare land area in Faga’alu watershed (</w:t>
      </w:r>
      <w:r w:rsidR="004C352A">
        <w:fldChar w:fldCharType="begin"/>
      </w:r>
      <w:r w:rsidR="004C352A">
        <w:instrText xml:space="preserve"> REF _Ref388030338 \h </w:instrText>
      </w:r>
      <w:r w:rsidR="004C352A">
        <w:fldChar w:fldCharType="separate"/>
      </w:r>
    </w:p>
    <w:p w14:paraId="4B90FB19" w14:textId="203D1AEC" w:rsidR="00463877" w:rsidRDefault="00402F4A" w:rsidP="004C352A">
      <w:pPr>
        <w:pStyle w:val="NoSpacing"/>
        <w:ind w:firstLine="720"/>
        <w:jc w:val="both"/>
      </w:pPr>
      <w:r w:rsidRPr="005A504D">
        <w:t xml:space="preserve"> </w:t>
      </w:r>
      <w:r>
        <w:t xml:space="preserve">Table </w:t>
      </w:r>
      <w:r>
        <w:rPr>
          <w:noProof/>
        </w:rPr>
        <w:t>1</w:t>
      </w:r>
      <w:r w:rsidR="004C352A">
        <w:fldChar w:fldCharType="end"/>
      </w:r>
      <w:r w:rsidR="00463877">
        <w:t xml:space="preserve">). The quarry has been in continuous operation since the 1960’s by advancing into the steep hillside to quarry the underlying basalt formation </w:t>
      </w:r>
      <w:r w:rsidR="00463877">
        <w:fldChar w:fldCharType="begin"/>
      </w:r>
      <w:r w:rsidR="00463877">
        <w:instrText xml:space="preserve"> ADDIN EN.CITE &lt;EndNote&gt;&lt;Cite&gt;&lt;Author&gt;Latinis&lt;/Author&gt;&lt;Year&gt;1996&lt;/Year&gt;&lt;RecNum&gt;60&lt;/RecNum&gt;&lt;DisplayText&gt;(Latinis 1996)&lt;/DisplayText&gt;&lt;record&gt;&lt;rec-number&gt;60&lt;/rec-number&gt;&lt;foreign-keys&gt;&lt;key app="EN" db-id="9rz0sxsf5wzadbeat27vewpbwtea5drfdesw"&gt;60&lt;/key&gt;&lt;/foreign-keys&gt;&lt;ref-type name="Report"&gt;27&lt;/ref-type&gt;&lt;contributors&gt;&lt;authors&gt;&lt;author&gt;Latinis, D.K., Moore, J., Kennedy, J., Archaeological Consultants of the Pacific Inc.&lt;/author&gt;&lt;/authors&gt;&lt;/contributors&gt;&lt;titles&gt;&lt;title&gt;Archaeological Survey and Investigations Conducted at the Faga&amp;apos;alu Quarry, Ma&amp;apos;oputasi County, Tutuila, American Samoa, February 1996: Prepared for George Poysky, Sr., Samoa Maritime, PO Box 418, Pago Pago, American Samoa, 96799&lt;/title&gt;&lt;/titles&gt;&lt;dates&gt;&lt;year&gt;1996&lt;/year&gt;&lt;/dates&gt;&lt;pub-location&gt;59-624 Pupukea Rd., Haleiwa, HI 96712&lt;/pub-location&gt;&lt;publisher&gt;Archaeological Consultants of the Pacific Inc.&lt;/publisher&gt;&lt;isbn&gt;7500006&lt;/isbn&gt;&lt;urls&gt;&lt;/urls&gt;&lt;custom1&gt;&amp;#xD;&lt;/custom1&gt;&lt;/record&gt;&lt;/Cite&gt;&lt;/EndNote&gt;</w:instrText>
      </w:r>
      <w:r w:rsidR="00463877">
        <w:fldChar w:fldCharType="separate"/>
      </w:r>
      <w:r w:rsidR="00463877">
        <w:rPr>
          <w:noProof/>
        </w:rPr>
        <w:t>(</w:t>
      </w:r>
      <w:hyperlink w:anchor="_ENREF_8" w:tooltip="Latinis, 1996 #60" w:history="1">
        <w:r w:rsidR="00463877">
          <w:rPr>
            <w:noProof/>
          </w:rPr>
          <w:t>Latinis 1996</w:t>
        </w:r>
      </w:hyperlink>
      <w:r w:rsidR="00463877">
        <w:rPr>
          <w:noProof/>
        </w:rPr>
        <w:t>)</w:t>
      </w:r>
      <w:r w:rsidR="00463877">
        <w:fldChar w:fldCharType="end"/>
      </w:r>
      <w:r w:rsidR="00463877">
        <w:t xml:space="preserve">. The quarry operators have installed some sediment management practices such as silt fences and settling ponds </w:t>
      </w:r>
      <w:r w:rsidR="00463877">
        <w:fldChar w:fldCharType="begin" w:fldLock="1"/>
      </w:r>
      <w:r w:rsidR="003169E1">
        <w:instrText>ADDIN CSL_CITATION { "citationItems" : [ { "id" : "ITEM-1", "itemData" : { "author" : [ { "dropping-particle" : "", "family" : "Horsley-Witten", "given" : "", "non-dropping-particle" : "", "parse-names" : false, "suffix" : "" } ], "id" : "ITEM-1", "issued" : { "date-parts" : [ [ "2011" ] ] }, "title" : "American Samoa Erosion and Sediment Control Field Guide", "type" : "article" }, "uris" : [ "http://www.mendeley.com/documents/?uuid=d8205442-ff95-43b7-9b66-1b4f45e1df5e" ] } ], "mendeley" : { "previouslyFormattedCitation" : "(Horsley-Witten, 2011)" }, "properties" : { "noteIndex" : 0 }, "schema" : "https://github.com/citation-style-language/schema/raw/master/csl-citation.json" }</w:instrText>
      </w:r>
      <w:r w:rsidR="00463877">
        <w:fldChar w:fldCharType="separate"/>
      </w:r>
      <w:r w:rsidR="00FC7C8C" w:rsidRPr="00FC7C8C">
        <w:rPr>
          <w:noProof/>
        </w:rPr>
        <w:t>(Horsley-Witten, 2011)</w:t>
      </w:r>
      <w:r w:rsidR="00463877">
        <w:fldChar w:fldCharType="end"/>
      </w:r>
      <w:r w:rsidR="00463877">
        <w:t xml:space="preserve"> but they are unmaintained</w:t>
      </w:r>
      <w:r w:rsidR="00006FDC">
        <w:t xml:space="preserve"> and likely</w:t>
      </w:r>
      <w:r w:rsidR="00463877">
        <w:t xml:space="preserve"> inadequate to control the large amount of sediment mobilized by the intense tropical rains </w:t>
      </w:r>
      <w:r w:rsidR="00463877">
        <w:fldChar w:fldCharType="begin" w:fldLock="1"/>
      </w:r>
      <w:r w:rsidR="003169E1">
        <w:instrText>ADDIN CSL_CITATION { "citationItems" : [ { "id" : "ITEM-1", "itemData" : { "author" : [ { "dropping-particle" : "", "family" : "Horsley-Witten", "given" : "", "non-dropping-particle" : "", "parse-names" : false, "suffix" : "" } ], "id" : "ITEM-1", "issued" : { "date-parts" : [ [ "2012" ] ] }, "title" : "Post-Construction Stormwater Training Memorandum", "type" : "report" }, "uris" : [ "http://www.mendeley.com/documents/?uuid=db11588f-5c5d-4ef8-8fd7-646812881027" ] } ], "mendeley" : { "previouslyFormattedCitation" : "(Horsley-Witten, 2012a)" }, "properties" : { "noteIndex" : 0 }, "schema" : "https://github.com/citation-style-language/schema/raw/master/csl-citation.json" }</w:instrText>
      </w:r>
      <w:r w:rsidR="00463877">
        <w:fldChar w:fldCharType="separate"/>
      </w:r>
      <w:r w:rsidR="00FC7C8C" w:rsidRPr="00FC7C8C">
        <w:rPr>
          <w:noProof/>
        </w:rPr>
        <w:t>(Horsley-Witten, 2012a)</w:t>
      </w:r>
      <w:r w:rsidR="00463877">
        <w:fldChar w:fldCharType="end"/>
      </w:r>
      <w:r w:rsidR="00463877">
        <w:t>.</w:t>
      </w:r>
      <w:r w:rsidR="00C22E65">
        <w:t xml:space="preserve"> Longitudinal sampling of Faga’alu stream in 2011 showed significantly increased turbidity downstream of the quarry and </w:t>
      </w:r>
      <w:r w:rsidR="00006FDC">
        <w:t xml:space="preserve">of a </w:t>
      </w:r>
      <w:r w:rsidR="00C22E65">
        <w:t xml:space="preserve">new bridge construction </w:t>
      </w:r>
      <w:r w:rsidR="00006FDC">
        <w:t xml:space="preserve">site </w:t>
      </w:r>
      <w:r w:rsidR="00C22E65">
        <w:t xml:space="preserve">on the village road </w:t>
      </w:r>
      <w:r w:rsidR="00C22E65">
        <w:fldChar w:fldCharType="begin" w:fldLock="1"/>
      </w:r>
      <w:r w:rsidR="003169E1">
        <w:instrText>ADDIN CSL_CITATION { "citationItems" : [ { "id" : "ITEM-1", "itemData" : { "author" : [ { "dropping-particle" : "", "family" : "Curtis", "given" : "Steven", "non-dropping-particle" : "", "parse-names" : false, "suffix" : "" }, { "dropping-particle" : "", "family" : "Wetzell", "given" : "L", "non-dropping-particle" : "", "parse-names" : false, "suffix" : "" }, { "dropping-particle" : "", "family" : "Wiles", "given" : "P.", "non-dropping-particle" : "", "parse-names" : false, "suffix" : "" }, { "dropping-particle" : "", "family" : "Tinitali", "given" : "R", "non-dropping-particle" : "", "parse-names" : false, "suffix" : "" } ], "id" : "ITEM-1", "issued" : { "date-parts" : [ [ "2011" ] ] }, "title" : "Turbidity in Faga\u2019alu Stream: The Sources, Impacts, and Solutions", "type" : "article-journal" }, "uris" : [ "http://www.mendeley.com/documents/?uuid=88e13805-68ef-4e90-9ed0-e5ae20151e2c" ] } ], "mendeley" : { "previouslyFormattedCitation" : "(Curtis et al., 2011)" }, "properties" : { "noteIndex" : 0 }, "schema" : "https://github.com/citation-style-language/schema/raw/master/csl-citation.json" }</w:instrText>
      </w:r>
      <w:r w:rsidR="00C22E65">
        <w:fldChar w:fldCharType="separate"/>
      </w:r>
      <w:r w:rsidR="00FC7C8C" w:rsidRPr="00FC7C8C">
        <w:rPr>
          <w:noProof/>
        </w:rPr>
        <w:t>(Curtis et al., 2011)</w:t>
      </w:r>
      <w:r w:rsidR="00C22E65">
        <w:fldChar w:fldCharType="end"/>
      </w:r>
      <w:r w:rsidR="00C22E65">
        <w:t xml:space="preserve">. Construction of the bridge </w:t>
      </w:r>
      <w:r w:rsidR="00463877">
        <w:t>was completed March 2012</w:t>
      </w:r>
      <w:r w:rsidR="00C22E65">
        <w:t xml:space="preserve"> and no longer increases turbidity. </w:t>
      </w:r>
      <w:r w:rsidR="00151A43">
        <w:t xml:space="preserve">There are several small footpaths and unpaved driveways, but most unpaved roads are stabilized with compacted gravel and do not appear to be a major contributor of sediment </w:t>
      </w:r>
      <w:commentRangeStart w:id="35"/>
      <w:commentRangeStart w:id="36"/>
      <w:r w:rsidR="00151A43">
        <w:fldChar w:fldCharType="begin" w:fldLock="1"/>
      </w:r>
      <w:r w:rsidR="003169E1">
        <w:instrText>ADDIN CSL_CITATION { "citationItems" : [ { "id" : "ITEM-1", "itemData" : { "author" : [ { "dropping-particle" : "", "family" : "Horsley-Witten", "given" : "", "non-dropping-particle" : "", "parse-names" : false, "suffix" : "" } ], "id" : "ITEM-1", "issued" : { "date-parts" : [ [ "2012" ] ] }, "title" : "Post-Construction Stormwater Training Workshop, Field Work, and Interagency Meeting Summary", "type" : "report" }, "uris" : [ "http://www.mendeley.com/documents/?uuid=243bbdad-ab82-49b4-9524-b594979cd4fb" ] } ], "mendeley" : { "previouslyFormattedCitation" : "(Horsley-Witten, 2012b)" }, "properties" : { "noteIndex" : 0 }, "schema" : "https://github.com/citation-style-language/schema/raw/master/csl-citation.json" }</w:instrText>
      </w:r>
      <w:r w:rsidR="00151A43">
        <w:fldChar w:fldCharType="separate"/>
      </w:r>
      <w:r w:rsidR="00FC7C8C" w:rsidRPr="00FC7C8C">
        <w:rPr>
          <w:noProof/>
        </w:rPr>
        <w:t>(Horsley-Witten, 2012b)</w:t>
      </w:r>
      <w:r w:rsidR="00151A43">
        <w:fldChar w:fldCharType="end"/>
      </w:r>
      <w:commentRangeEnd w:id="35"/>
      <w:r w:rsidR="00151A43">
        <w:rPr>
          <w:rStyle w:val="CommentReference"/>
          <w:rFonts w:asciiTheme="minorHAnsi" w:eastAsiaTheme="minorHAnsi" w:hAnsiTheme="minorHAnsi" w:cstheme="minorBidi"/>
        </w:rPr>
        <w:commentReference w:id="35"/>
      </w:r>
      <w:commentRangeEnd w:id="36"/>
      <w:r w:rsidR="00151A43">
        <w:rPr>
          <w:rStyle w:val="CommentReference"/>
          <w:rFonts w:asciiTheme="minorHAnsi" w:eastAsiaTheme="minorHAnsi" w:hAnsiTheme="minorHAnsi" w:cstheme="minorBidi"/>
        </w:rPr>
        <w:commentReference w:id="36"/>
      </w:r>
      <w:r w:rsidR="00151A43">
        <w:t>.</w:t>
      </w:r>
    </w:p>
    <w:p w14:paraId="7A85268A" w14:textId="0AC95EA5" w:rsidR="00C22E65" w:rsidRDefault="00C22E65" w:rsidP="00C22E65">
      <w:pPr>
        <w:pStyle w:val="NoSpacing"/>
        <w:ind w:firstLine="720"/>
        <w:jc w:val="both"/>
      </w:pPr>
      <w:r>
        <w:t xml:space="preserve">Three water impoundment structures were built in </w:t>
      </w:r>
      <w:r w:rsidR="00D123B0">
        <w:t xml:space="preserve">the upper </w:t>
      </w:r>
      <w:r>
        <w:t xml:space="preserve">Faga’alu </w:t>
      </w:r>
      <w:r w:rsidR="00D123B0">
        <w:t>watershed</w:t>
      </w:r>
      <w:r>
        <w:t xml:space="preserve"> for drinking water supply and hydropower but only the highest, Matafao Reservoir, was ever connected to the municipal wat</w:t>
      </w:r>
      <w:commentRangeStart w:id="37"/>
      <w:commentRangeStart w:id="38"/>
      <w:r>
        <w:t>er system</w:t>
      </w:r>
      <w:r w:rsidR="00AC2A16">
        <w:t xml:space="preserve"> but has since fallen out of use</w:t>
      </w:r>
      <w:r>
        <w:t xml:space="preserve"> </w:t>
      </w:r>
      <w:r>
        <w:fldChar w:fldCharType="begin" w:fldLock="1"/>
      </w:r>
      <w:r w:rsidR="003169E1">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fldChar w:fldCharType="separate"/>
      </w:r>
      <w:r w:rsidR="00FC7C8C" w:rsidRPr="00FC7C8C">
        <w:rPr>
          <w:noProof/>
        </w:rPr>
        <w:t>(Tonkin &amp; Taylor International Ltd., 1989)</w:t>
      </w:r>
      <w:r>
        <w:fldChar w:fldCharType="end"/>
      </w:r>
      <w:commentRangeEnd w:id="37"/>
      <w:r w:rsidR="00006FDC">
        <w:rPr>
          <w:rStyle w:val="CommentReference"/>
          <w:rFonts w:asciiTheme="minorHAnsi" w:eastAsiaTheme="minorHAnsi" w:hAnsiTheme="minorHAnsi" w:cstheme="minorBidi"/>
        </w:rPr>
        <w:commentReference w:id="37"/>
      </w:r>
      <w:commentRangeEnd w:id="38"/>
      <w:r w:rsidR="00AC2A16">
        <w:rPr>
          <w:rStyle w:val="CommentReference"/>
          <w:rFonts w:asciiTheme="minorHAnsi" w:eastAsiaTheme="minorHAnsi" w:hAnsiTheme="minorHAnsi" w:cstheme="minorBidi"/>
        </w:rPr>
        <w:commentReference w:id="38"/>
      </w:r>
      <w:r w:rsidR="00AC2A16">
        <w:t>.</w:t>
      </w:r>
      <w:r>
        <w:t xml:space="preserve"> </w:t>
      </w:r>
      <w:r w:rsidR="00463877">
        <w:t>In Nu’uuli, no water impoundment structures were observed in the field or found in the literature.</w:t>
      </w:r>
    </w:p>
    <w:p w14:paraId="612468C7" w14:textId="77777777" w:rsidR="00C22E65" w:rsidRDefault="00C22E65" w:rsidP="00C22E65">
      <w:pPr>
        <w:pStyle w:val="NoSpacing"/>
        <w:keepNext/>
        <w:jc w:val="both"/>
      </w:pPr>
      <w:r>
        <w:rPr>
          <w:noProof/>
        </w:rPr>
        <w:drawing>
          <wp:inline distT="0" distB="0" distL="0" distR="0" wp14:anchorId="47A8444D" wp14:editId="1D512946">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AB74AE" w14:textId="0D12195F" w:rsidR="00C22E65" w:rsidRPr="0073313F" w:rsidRDefault="00C22E65" w:rsidP="000023CD">
      <w:pPr>
        <w:pStyle w:val="Caption"/>
        <w:jc w:val="both"/>
      </w:pPr>
      <w:r>
        <w:t xml:space="preserve">Figure </w:t>
      </w:r>
      <w:fldSimple w:instr=" SEQ Figure \* ARABIC ">
        <w:r w:rsidR="00402F4A">
          <w:rPr>
            <w:noProof/>
          </w:rPr>
          <w:t>4</w:t>
        </w:r>
      </w:fldSimple>
      <w:r>
        <w:t xml:space="preserve"> Photos of the open-pit aggregate quarry in Faga'alu in 2012 (Top) and 2014 (Bottom). Photo: Messina</w:t>
      </w:r>
    </w:p>
    <w:p w14:paraId="4F6E79F6" w14:textId="77777777" w:rsidR="00216465" w:rsidRDefault="00216465" w:rsidP="000023CD">
      <w:pPr>
        <w:pStyle w:val="Heading1"/>
      </w:pPr>
      <w:r>
        <w:t>Methods</w:t>
      </w:r>
    </w:p>
    <w:p w14:paraId="3BF65EA0" w14:textId="6C078F2A" w:rsidR="000C2D70" w:rsidDel="00D34DCF" w:rsidRDefault="0020406A" w:rsidP="00FC7C8C">
      <w:pPr>
        <w:ind w:firstLine="576"/>
        <w:jc w:val="both"/>
        <w:rPr>
          <w:del w:id="39" w:author="Alex Messina" w:date="2014-05-21T16:50:00Z"/>
        </w:rPr>
      </w:pPr>
      <w:commentRangeStart w:id="40"/>
      <w:commentRangeStart w:id="41"/>
      <w:del w:id="42" w:author="Alex Messina" w:date="2014-05-21T16:50:00Z">
        <w:r w:rsidDel="00D34DCF">
          <w:delText xml:space="preserve">Suspended sediment yield (SSY) can be estimated using in situ measurements, empirical models like the Universal Soil Loss Equation (USLE), conceptual models like the Hydrologic Simulation Program </w:delText>
        </w:r>
        <w:r w:rsidDel="00D34DCF">
          <w:lastRenderedPageBreak/>
          <w:delText xml:space="preserve">Fortran (HSPF), or highly parameterized “physics-based” models like the Areal Non-point Source Watershed Environment Response Simulation (ANSWERS) </w:delText>
        </w:r>
        <w:r w:rsidDel="00D34DCF">
          <w:fldChar w:fldCharType="begin" w:fldLock="1"/>
        </w:r>
        <w:r w:rsidR="00FC7C8C" w:rsidDel="00D34DCF">
          <w:delInstrText>ADDIN CSL_CITATION { "citationItems" : [ { "id" : "ITEM-1", "itemData" : { "ISBN" : "1364-8152", "author" : [ { "dropping-particle" : "", "family" : "Merritt", "given" : "W S", "non-dropping-particle" : "", "parse-names" : false, "suffix" : "" }, { "dropping-particle" : "", "family" : "Letcher", "given" : "R A", "non-dropping-particle" : "", "parse-names" : false, "suffix" : "" }, { "dropping-particle" : "", "family" : "Jakeman", "given" : "A J", "non-dropping-particle" : "", "parse-names" : false, "suffix" : "" } ], "container-title" : "Environmental Modelling &amp; Software", "id" : "ITEM-1", "issue" : "8", "issued" : { "date-parts" : [ [ "2003" ] ] }, "page" : "761-799", "title" : "A review of erosion and sediment transport models", "type" : "article-journal", "volume" : "18" }, "uris" : [ "http://www.mendeley.com/documents/?uuid=5d936a3f-0512-4abe-8ce2-bc6ee4e36eff" ] } ], "mendeley" : { "previouslyFormattedCitation" : "(Merritt et al., 2003)" }, "properties" : { "noteIndex" : 0 }, "schema" : "https://github.com/citation-style-language/schema/raw/master/csl-citation.json" }</w:delInstrText>
        </w:r>
        <w:r w:rsidDel="00D34DCF">
          <w:fldChar w:fldCharType="separate"/>
        </w:r>
        <w:r w:rsidR="00FC7C8C" w:rsidRPr="00FC7C8C" w:rsidDel="00D34DCF">
          <w:rPr>
            <w:noProof/>
          </w:rPr>
          <w:delText>(Merritt et al., 2003)</w:delText>
        </w:r>
        <w:r w:rsidDel="00D34DCF">
          <w:fldChar w:fldCharType="end"/>
        </w:r>
        <w:r w:rsidDel="00D34DCF">
          <w:delText>. The USLE family of models, including RUSLE, RUSLE2, and MUSLE, is the most widely applied, though it only considers sheet and rill erosion, and ignores potentially important</w:delText>
        </w:r>
        <w:r w:rsidR="002C3BC1" w:rsidDel="00D34DCF">
          <w:delText xml:space="preserve"> hillslope and channel</w:delText>
        </w:r>
        <w:r w:rsidDel="00D34DCF">
          <w:delText xml:space="preserve"> processes like mass movements or bank erosion </w:delText>
        </w:r>
        <w:r w:rsidDel="00D34DCF">
          <w:fldChar w:fldCharType="begin" w:fldLock="1"/>
        </w:r>
        <w:r w:rsidR="00FC7C8C" w:rsidDel="00D34DCF">
          <w:delInstrText>ADDIN CSL_CITATION { "citationItems" : [ { "id" : "ITEM-1", "itemData" : { "DOI" : "10.1016/j.jhydrol.2010.01.024", "ISSN" : "00221694", "author" : [ { "dropping-particle" : "", "family" : "Kinnell", "given" : "P.I.a.", "non-dropping-particle" : "", "parse-names" : false, "suffix" : "" } ], "container-title" : "Journal of Hydrology", "id" : "ITEM-1", "issue" : "1-4", "issued" : { "date-parts" : [ [ "2010", "5" ] ] }, "page" : "384-397", "publisher" : "Elsevier B.V.", "title" : "Event soil loss, runoff and the Universal Soil Loss Equation family of models: A review", "type" : "article-journal", "volume" : "385" }, "uris" : [ "http://www.mendeley.com/documents/?uuid=d29c29fd-c1b5-4345-b95a-c86d5d7d1cd5"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Kinnell, 2010)" }, "properties" : { "noteIndex" : 0 }, "schema" : "https://github.com/citation-style-language/schema/raw/master/csl-citation.json" }</w:delInstrText>
        </w:r>
        <w:r w:rsidDel="00D34DCF">
          <w:fldChar w:fldCharType="separate"/>
        </w:r>
        <w:r w:rsidR="00FC7C8C" w:rsidRPr="00FC7C8C" w:rsidDel="00D34DCF">
          <w:rPr>
            <w:noProof/>
          </w:rPr>
          <w:delText>(Duvert et al., 2012; Kinnell, 2010)</w:delText>
        </w:r>
        <w:r w:rsidDel="00D34DCF">
          <w:fldChar w:fldCharType="end"/>
        </w:r>
        <w:r w:rsidDel="00D34DCF">
          <w:delText xml:space="preserve">. Existing sediment yield models are not well-calibrated to the climatic, topographic, and geologic conditions found on steep, tropical islands, so field methods are currently more suitable for estimating </w:delText>
        </w:r>
        <w:r w:rsidR="009D18D7" w:rsidDel="00D34DCF">
          <w:delText>SSY</w:delText>
        </w:r>
        <w:r w:rsidDel="00D34DCF">
          <w:delText xml:space="preserve"> from watersheds in those types of environments </w:delText>
        </w:r>
        <w:r w:rsidDel="00D34DCF">
          <w:fldChar w:fldCharType="begin"/>
        </w:r>
        <w:r w:rsidDel="00D34DCF">
          <w:delInstrText xml:space="preserve"> ADDIN EN.CITE &lt;EndNote&gt;&lt;Cite&gt;&lt;Author&gt;Calhoun&lt;/Author&gt;&lt;Year&gt;1999&lt;/Year&gt;&lt;RecNum&gt;9&lt;/RecNum&gt;&lt;DisplayText&gt;(Calhoun and Fletcher 1999)&lt;/DisplayText&gt;&lt;record&gt;&lt;rec-number&gt;9&lt;/rec-number&gt;&lt;foreign-keys&gt;&lt;key app="EN" db-id="9rz0sxsf5wzadbeat27vewpbwtea5drfdesw"&gt;9&lt;/key&gt;&lt;/foreign-keys&gt;&lt;ref-type name="Journal Article"&gt;17&lt;/ref-type&gt;&lt;contributors&gt;&lt;authors&gt;&lt;author&gt;Calhoun, R.S.&lt;/author&gt;&lt;author&gt;Fletcher, C.H.&lt;/author&gt;&lt;/authors&gt;&lt;/contributors&gt;&lt;titles&gt;&lt;title&gt;Measured and predicted sediment yield from a subtropical, heavy rainfall, steep-sided river basin: Hanalei, Kauai, Hawaiian Islands&lt;/title&gt;&lt;secondary-title&gt;Geomorphology&lt;/secondary-title&gt;&lt;/titles&gt;&lt;periodical&gt;&lt;full-title&gt;Geomorphology&lt;/full-title&gt;&lt;/periodical&gt;&lt;pages&gt;213-226&lt;/pages&gt;&lt;volume&gt;30&lt;/volume&gt;&lt;number&gt;3&lt;/number&gt;&lt;dates&gt;&lt;year&gt;1999&lt;/year&gt;&lt;/dates&gt;&lt;isbn&gt;0169-555X&lt;/isbn&gt;&lt;urls&gt;&lt;/urls&gt;&lt;custom1&gt;&amp;#xD;&lt;/custom1&gt;&lt;/record&gt;&lt;/Cite&gt;&lt;/EndNote&gt;</w:delInstrText>
        </w:r>
        <w:r w:rsidDel="00D34DCF">
          <w:fldChar w:fldCharType="separate"/>
        </w:r>
        <w:r w:rsidDel="00D34DCF">
          <w:rPr>
            <w:noProof/>
          </w:rPr>
          <w:delText>(</w:delText>
        </w:r>
        <w:r w:rsidDel="00D34DCF">
          <w:fldChar w:fldCharType="begin"/>
        </w:r>
        <w:r w:rsidDel="00D34DCF">
          <w:delInstrText xml:space="preserve"> HYPERLINK \l "_ENREF_1" \o "Calhoun, 1999 #9" </w:delInstrText>
        </w:r>
        <w:r w:rsidDel="00D34DCF">
          <w:fldChar w:fldCharType="separate"/>
        </w:r>
        <w:r w:rsidDel="00D34DCF">
          <w:rPr>
            <w:noProof/>
          </w:rPr>
          <w:delText>Calhoun and Fletcher 1999</w:delText>
        </w:r>
        <w:r w:rsidDel="00D34DCF">
          <w:rPr>
            <w:noProof/>
          </w:rPr>
          <w:fldChar w:fldCharType="end"/>
        </w:r>
        <w:r w:rsidDel="00D34DCF">
          <w:rPr>
            <w:noProof/>
          </w:rPr>
          <w:delText>)</w:delText>
        </w:r>
        <w:r w:rsidDel="00D34DCF">
          <w:fldChar w:fldCharType="end"/>
        </w:r>
        <w:r w:rsidDel="00D34DCF">
          <w:delText xml:space="preserve">. </w:delText>
        </w:r>
        <w:commentRangeEnd w:id="40"/>
        <w:r w:rsidR="00006FDC" w:rsidDel="00D34DCF">
          <w:rPr>
            <w:rStyle w:val="CommentReference"/>
          </w:rPr>
          <w:commentReference w:id="40"/>
        </w:r>
        <w:commentRangeEnd w:id="41"/>
        <w:r w:rsidR="002663A3" w:rsidDel="00D34DCF">
          <w:rPr>
            <w:rStyle w:val="CommentReference"/>
          </w:rPr>
          <w:commentReference w:id="41"/>
        </w:r>
      </w:del>
    </w:p>
    <w:p w14:paraId="7CE1238C" w14:textId="461FD16C" w:rsidR="0020406A" w:rsidRDefault="000C2D70" w:rsidP="000023CD">
      <w:pPr>
        <w:ind w:firstLine="576"/>
        <w:jc w:val="both"/>
      </w:pPr>
      <w:r>
        <w:t>While steep, mountainous streams can discharge a high amount of bedload</w:t>
      </w:r>
      <w:r w:rsidR="009D18D7">
        <w:t xml:space="preserve"> </w:t>
      </w:r>
      <w:r w:rsidR="009D18D7">
        <w:fldChar w:fldCharType="begin" w:fldLock="1"/>
      </w:r>
      <w:r w:rsidR="003169E1">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rsidR="009D18D7">
        <w:fldChar w:fldCharType="separate"/>
      </w:r>
      <w:r w:rsidR="00FC7C8C" w:rsidRPr="00FC7C8C">
        <w:rPr>
          <w:noProof/>
        </w:rPr>
        <w:t>(Milliman and Syvitski, 1992)</w:t>
      </w:r>
      <w:r w:rsidR="009D18D7">
        <w:fldChar w:fldCharType="end"/>
      </w:r>
      <w:r>
        <w:t>, this research focused on sediment size fractions that can be harmful to corals</w:t>
      </w:r>
      <w:r w:rsidR="001D6BD7">
        <w:t xml:space="preserve"> </w:t>
      </w:r>
      <w:r w:rsidR="001D6BD7">
        <w:fldChar w:fldCharType="begin" w:fldLock="1"/>
      </w:r>
      <w:r w:rsidR="003169E1">
        <w:instrText>ADDIN CSL_CITATION { "citationItems" : [ { "id" : "ITEM-1", "itemData" : { "DOI" : "10.1016/j.scitotenv.2013.09.030", "ISSN" : "1879-1026", "PMID" : "24121565", "abstract" : "Modification of terrestrial sediment fluxes can result in increased sedimentation and turbidity in receiving waters, with detrimental impacts on coral reef ecosystems. Preventing anthropogenic sediment reaching coral reefs requires a better understanding of the specific characteristics, sources and processes generating the anthropogenic sediment, so that effective watershed management strategies can be implemented. Here, we review and synthesise research on measured runoff, sediment erosion and sediment delivery from watersheds to near-shore marine areas, with a strong focus on the Burdekin watershed in the Great Barrier Reef region, Australia. We first investigate the characteristics of sediment that pose the greatest risk to coral reef ecosystems. Next we track this sediment back from the marine system into the watershed to determine the storage zones, source areas and processes responsible for sediment generation and run-off. The review determined that only a small proportion of the sediment that has been eroded from the watershed makes it to the mid and outer reefs. The sediment transported &gt;1 km offshore is generally the clay to fine silt (&lt;4-16 \u03bcm) fraction, yet there is considerable potential for other terrestrially derived sediment fractions (&lt;63 \u03bcm) to be stored in the near-shore zone and remobilised during wind and tide driven re-suspension. The specific source of the fine clay sediments is still under investigation; however, the Bowen, Upper Burdekin and Lower Burdekin sub-watersheds appear to be the dominant source of the clay and fine silt fractions. Sub-surface erosion is the dominant process responsible for the fine sediment exported from these watersheds in recent times, although further work on the particle size of this material is required. Maintaining average minimum ground cover &gt;75% will likely be required to reduce runoff and prevent sub-soil erosion; however, it is not known whether ground cover management alone will reduce sediment supply to ecologically acceptable levels.", "author" : [ { "dropping-particle" : "", "family" : "Bartley", "given" : "Rebecca", "non-dropping-particle" : "", "parse-names" : false, "suffix" : "" }, { "dropping-particle" : "", "family" : "Bainbridge", "given" : "Zoe T", "non-dropping-particle" : "", "parse-names" : false, "suffix" : "" }, { "dropping-particle" : "", "family" : "Lewis", "given" : "Stephen E", "non-dropping-particle" : "", "parse-names" : false, "suffix" : "" }, { "dropping-particle" : "", "family" : "Kroon", "given" : "Frederieke J", "non-dropping-particle" : "", "parse-names" : false, "suffix" : "" }, { "dropping-particle" : "", "family" : "Wilkinson", "given" : "Scott N", "non-dropping-particle" : "", "parse-names" : false, "suffix" : "" }, { "dropping-particle" : "", "family" : "Brodie", "given" : "Jon E", "non-dropping-particle" : "", "parse-names" : false, "suffix" : "" }, { "dropping-particle" : "", "family" : "Silburn", "given" : "D Mark", "non-dropping-particle" : "", "parse-names" : false, "suffix" : "" } ], "container-title" : "The Science of the total environment", "id" : "ITEM-1", "issued" : { "date-parts" : [ [ "2014", "1", "15" ] ] }, "page" : "1138-53", "publisher" : "Elsevier B.V.", "title" : "Relating sediment impacts on coral reefs to watershed sources, processes and management: a review.", "type" : "article-journal", "volume" : "468-469" }, "uris" : [ "http://www.mendeley.com/documents/?uuid=e9ec0453-2b20-40c9-be46-1f9a426decab" ] } ], "mendeley" : { "previouslyFormattedCitation" : "(Bartley et al., 2014)" }, "properties" : { "noteIndex" : 0 }, "schema" : "https://github.com/citation-style-language/schema/raw/master/csl-citation.json" }</w:instrText>
      </w:r>
      <w:r w:rsidR="001D6BD7">
        <w:fldChar w:fldCharType="separate"/>
      </w:r>
      <w:r w:rsidR="001D6BD7" w:rsidRPr="001D6BD7">
        <w:rPr>
          <w:noProof/>
        </w:rPr>
        <w:t>(Bartley et al., 2014)</w:t>
      </w:r>
      <w:r w:rsidR="001D6BD7">
        <w:fldChar w:fldCharType="end"/>
      </w:r>
      <w:r>
        <w:t>. Field observations suggest that sediment particles larger than fine sand settle before reaching the corals</w:t>
      </w:r>
      <w:commentRangeStart w:id="43"/>
      <w:r>
        <w:rPr>
          <w:rStyle w:val="CommentReference"/>
        </w:rPr>
        <w:commentReference w:id="44"/>
      </w:r>
      <w:commentRangeEnd w:id="43"/>
      <w:r>
        <w:t xml:space="preserve"> and are not important for this study. Sediment will hereafter refer to particle sizes less than 16</w:t>
      </w:r>
      <w:r w:rsidRPr="006F0A55">
        <w:rPr>
          <w:i/>
        </w:rPr>
        <w:t>u</w:t>
      </w:r>
      <w:r>
        <w:t>m (fine sand)</w:t>
      </w:r>
      <w:r>
        <w:rPr>
          <w:rStyle w:val="CommentReference"/>
        </w:rPr>
        <w:commentReference w:id="43"/>
      </w:r>
      <w:r>
        <w:t xml:space="preserve">. The fine fraction is not a transport capacity-limited load and cannot be predicted from stream-power-related sediment transport models, necessitating the use of empirical models like the sediment rating curve </w:t>
      </w:r>
      <w:r>
        <w:fldChar w:fldCharType="begin" w:fldLock="1"/>
      </w:r>
      <w:r w:rsidR="003169E1">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fldChar w:fldCharType="separate"/>
      </w:r>
      <w:r w:rsidR="00FC7C8C" w:rsidRPr="00FC7C8C">
        <w:rPr>
          <w:noProof/>
        </w:rPr>
        <w:t>(Asselman, 2000)</w:t>
      </w:r>
      <w:r>
        <w:fldChar w:fldCharType="end"/>
      </w:r>
      <w:r>
        <w:t xml:space="preserve">. </w:t>
      </w:r>
    </w:p>
    <w:p w14:paraId="224A56AA" w14:textId="571AB588" w:rsidR="0020406A" w:rsidRDefault="0020406A" w:rsidP="000023CD">
      <w:pPr>
        <w:pStyle w:val="Heading2"/>
      </w:pPr>
      <w:r>
        <w:t>Sediment Rating Curves</w:t>
      </w:r>
    </w:p>
    <w:p w14:paraId="70706586" w14:textId="369B41DF" w:rsidR="006A26F3" w:rsidRDefault="00FC7C8C" w:rsidP="000023CD">
      <w:pPr>
        <w:pStyle w:val="NoSpacing"/>
        <w:ind w:firstLine="540"/>
        <w:jc w:val="both"/>
      </w:pPr>
      <w:r>
        <w:t>A simple</w:t>
      </w:r>
      <w:r w:rsidR="00B118AA">
        <w:t xml:space="preserve"> method to quantify</w:t>
      </w:r>
      <w:r w:rsidR="002C3BC1">
        <w:t xml:space="preserve"> and compare</w:t>
      </w:r>
      <w:r w:rsidR="00B118AA">
        <w:t xml:space="preserve"> sediment loading</w:t>
      </w:r>
      <w:r w:rsidR="002C3BC1">
        <w:t xml:space="preserve"> spatially or temporally</w:t>
      </w:r>
      <w:r w:rsidR="00B118AA">
        <w:t xml:space="preserve"> i</w:t>
      </w:r>
      <w:r w:rsidR="002C3BC1">
        <w:t>s with annual or seasonal totals</w:t>
      </w:r>
      <w:r w:rsidR="00B118AA">
        <w:t xml:space="preserve">. </w:t>
      </w:r>
      <w:r w:rsidR="002C527D">
        <w:t xml:space="preserve">However, </w:t>
      </w:r>
      <w:r w:rsidR="006A65CE" w:rsidRPr="000B1554">
        <w:t>a</w:t>
      </w:r>
      <w:r w:rsidR="0066179A" w:rsidRPr="000B1554">
        <w:t>nnual or seasonal SSY</w:t>
      </w:r>
      <w:r w:rsidR="00206090" w:rsidRPr="000B1554">
        <w:t xml:space="preserve"> </w:t>
      </w:r>
      <w:r w:rsidR="0066179A" w:rsidRPr="000B1554">
        <w:t>can be influenced by climatic variability, leading to uncertain assessments of human impact and management effectiveness</w:t>
      </w:r>
      <w:r w:rsidR="00006FDC">
        <w:t xml:space="preserve"> for the full range of storm sizes and interannual variability in storm number, size and sequence.</w:t>
      </w:r>
      <w:r w:rsidR="0066179A" w:rsidRPr="000B1554">
        <w:t xml:space="preserve"> </w:t>
      </w:r>
      <w:r w:rsidR="00FE4BF6">
        <w:t>Another</w:t>
      </w:r>
      <w:r w:rsidR="00206090" w:rsidRPr="000B1554">
        <w:t xml:space="preserve"> approach is to assess c</w:t>
      </w:r>
      <w:r w:rsidR="00B65186" w:rsidRPr="000B1554">
        <w:t xml:space="preserve">hanges in </w:t>
      </w:r>
      <w:r w:rsidR="006A65CE" w:rsidRPr="000B1554">
        <w:t>the</w:t>
      </w:r>
      <w:r w:rsidR="000C2D70" w:rsidRPr="000B1554">
        <w:t xml:space="preserve"> sediment rating curve, which describes the </w:t>
      </w:r>
      <w:r w:rsidR="006A65CE" w:rsidRPr="000B1554">
        <w:t>relationship between instantaneous stream discharge (Q)</w:t>
      </w:r>
      <w:r w:rsidR="000C2D70">
        <w:t xml:space="preserve"> and</w:t>
      </w:r>
      <w:r w:rsidR="00B65186" w:rsidRPr="00843D49">
        <w:t xml:space="preserve"> </w:t>
      </w:r>
      <w:r w:rsidR="000C2D70" w:rsidRPr="00266D81">
        <w:t xml:space="preserve">suspended </w:t>
      </w:r>
      <w:r w:rsidR="000C2D70">
        <w:t>sediment concentration (SSC).</w:t>
      </w:r>
      <w:r w:rsidR="0020406A" w:rsidRPr="0020406A">
        <w:t xml:space="preserve"> </w:t>
      </w:r>
      <w:r w:rsidR="0020406A">
        <w:t xml:space="preserve">Sediment rating curves are the most common method used to estimate SSY in streams where sediment concentration data are not available, or to characterize and compare streams in time or space </w:t>
      </w:r>
      <w:r w:rsidR="0020406A">
        <w:fldChar w:fldCharType="begin" w:fldLock="1"/>
      </w:r>
      <w:r w:rsidR="003169E1">
        <w:instrText>ADDIN CSL_CITATION { "citationItems" : [ { "id" : "ITEM-1", "itemData" : { "author" : [ { "dropping-particle" : "", "family" : "Walling", "given" : "D E", "non-dropping-particle" : "", "parse-names" : false, "suffix" : "" } ], "container-title" : "Water Resources Research", "id" : "ITEM-1", "issue" : "3", "issued" : { "date-parts" : [ [ "1977" ] ] }, "page" : "531-538", "title" : "Assessing the accuracy of suspended sediment rating curves for a small basin", "type" : "article-journal", "volume" : "13" }, "uris" : [ "http://www.mendeley.com/documents/?uuid=0c98124a-a0e2-4520-90e7-28de9a4beb72" ] }, { "id" : "ITEM-2", "itemData" : { "DOI" : "10.1002/hyp.8462", "ISBN" : "1099-1085", "author" : [ { "dropping-particle" : "", "family" : "Araujo", "given" : "H A", "non-dropping-particle" : "", "parse-names" : false, "suffix" : "" }, { "dropping-particle" : "", "family" : "Cooper", "given" : "A B", "non-dropping-particle" : "", "parse-names" : false, "suffix" : "" }, { "dropping-particle" : "", "family" : "Hassan", "given" : "M A", "non-dropping-particle" : "", "parse-names" : false, "suffix" : "" }, { "dropping-particle" : "", "family" : "Venditti", "given" : "J", "non-dropping-particle" : "", "parse-names" : false, "suffix" : "" } ], "container-title" : "Hydrological processes", "id" : "ITEM-2", "issue" : "26", "issued" : { "date-parts" : [ [ "2012" ] ] }, "page" : "3678-3688", "title" : "Estimating suspended sediment concentrations in areas with limited hydrological data using a mixed\u2010effects model", "type" : "article-journal" }, "uris" : [ "http://www.mendeley.com/documents/?uuid=fef8ea39-5433-4548-b9cd-7b03bc41e4ad" ] } ], "mendeley" : { "previouslyFormattedCitation" : "(Araujo et al., 2012; Walling, 1977)" }, "properties" : { "noteIndex" : 0 }, "schema" : "https://github.com/citation-style-language/schema/raw/master/csl-citation.json" }</w:instrText>
      </w:r>
      <w:r w:rsidR="0020406A">
        <w:fldChar w:fldCharType="separate"/>
      </w:r>
      <w:r w:rsidRPr="00FC7C8C">
        <w:rPr>
          <w:noProof/>
        </w:rPr>
        <w:t>(Araujo et al., 2012; Walling, 1977)</w:t>
      </w:r>
      <w:r w:rsidR="0020406A">
        <w:fldChar w:fldCharType="end"/>
      </w:r>
      <w:r w:rsidR="0020406A">
        <w:t xml:space="preserve">. </w:t>
      </w:r>
      <w:r w:rsidR="006A65CE" w:rsidRPr="0020406A">
        <w:t>T</w:t>
      </w:r>
      <w:r w:rsidR="000C2D70" w:rsidRPr="00843D49">
        <w:t>he sediment rating curve</w:t>
      </w:r>
      <w:r w:rsidR="001428B7" w:rsidRPr="00CE2557">
        <w:t xml:space="preserve"> approach </w:t>
      </w:r>
      <w:r w:rsidR="006A65CE" w:rsidRPr="00CE2557">
        <w:t xml:space="preserve">has been </w:t>
      </w:r>
      <w:r w:rsidR="00FF1C6A" w:rsidRPr="00CE2557">
        <w:t>applied by many researchers</w:t>
      </w:r>
      <w:r w:rsidR="006A65CE" w:rsidRPr="0063032F">
        <w:t xml:space="preserve">, but </w:t>
      </w:r>
      <w:r w:rsidR="00FF1C6A" w:rsidRPr="00C1093E">
        <w:t>i</w:t>
      </w:r>
      <w:r w:rsidR="006A65CE" w:rsidRPr="00FC0D52">
        <w:t>s c</w:t>
      </w:r>
      <w:r w:rsidR="001428B7" w:rsidRPr="00FC0D52">
        <w:t xml:space="preserve">omplicated by hysteresis </w:t>
      </w:r>
      <w:r w:rsidR="00206090" w:rsidRPr="00FC0D52">
        <w:t>effects</w:t>
      </w:r>
      <w:r w:rsidR="001428B7" w:rsidRPr="000B1554">
        <w:t>,</w:t>
      </w:r>
      <w:r w:rsidR="00206090" w:rsidRPr="000B1554">
        <w:t xml:space="preserve"> does not assess total</w:t>
      </w:r>
      <w:r w:rsidR="00711F9B">
        <w:t xml:space="preserve"> sediment</w:t>
      </w:r>
      <w:r w:rsidR="00206090" w:rsidRPr="00711F9B">
        <w:t xml:space="preserve"> loading,</w:t>
      </w:r>
      <w:r w:rsidR="001428B7" w:rsidRPr="00A507A1">
        <w:t xml:space="preserve"> and </w:t>
      </w:r>
      <w:r w:rsidR="006A65CE" w:rsidRPr="00A507A1">
        <w:t>i</w:t>
      </w:r>
      <w:r w:rsidR="006A65CE" w:rsidRPr="00876D28">
        <w:t>s</w:t>
      </w:r>
      <w:r w:rsidR="00373C34" w:rsidRPr="00876D28">
        <w:t xml:space="preserve"> </w:t>
      </w:r>
      <w:r w:rsidR="006A26F3">
        <w:t>difficult to</w:t>
      </w:r>
      <w:r w:rsidR="00373C34" w:rsidRPr="006A26F3">
        <w:t xml:space="preserve"> compar</w:t>
      </w:r>
      <w:r w:rsidR="006A26F3">
        <w:t>e</w:t>
      </w:r>
      <w:r w:rsidR="001C2660">
        <w:t xml:space="preserve"> between</w:t>
      </w:r>
      <w:r w:rsidR="006A26F3">
        <w:t xml:space="preserve"> </w:t>
      </w:r>
      <w:r w:rsidR="005615C6" w:rsidRPr="006A26F3">
        <w:t>watersheds</w:t>
      </w:r>
      <w:r w:rsidR="00206090" w:rsidRPr="0020406A">
        <w:t xml:space="preserve"> </w:t>
      </w:r>
      <w:r w:rsidR="00D12C8B" w:rsidRPr="00CE2557">
        <w:fldChar w:fldCharType="begin" w:fldLock="1"/>
      </w:r>
      <w:r w:rsidR="003169E1">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"id" : "ITEM-2",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"ITEM-2", "issue" : "428-429", "issued" : { "date-parts" : [ [ "2012" ] ] }, "page" : "170-181", "title" : "Forests and erosion: Insights from a study of suspended-sediment dynamics in an overland flow-prone rainforest catchment", "type" : "article-journal" }, "uris" : [ "http://www.mendeley.com/documents/?uuid=b82faf52-48b9-420d-a9dc-e7be4cac6821" ] } ], "mendeley" : { "previouslyFormattedCitation" : "(Asselman, 2000; Zimmermann et al., 2012)" }, "properties" : { "noteIndex" : 0 }, "schema" : "https://github.com/citation-style-language/schema/raw/master/csl-citation.json" }</w:instrText>
      </w:r>
      <w:r w:rsidR="00D12C8B" w:rsidRPr="00CE2557">
        <w:fldChar w:fldCharType="separate"/>
      </w:r>
      <w:r w:rsidRPr="00FC7C8C">
        <w:rPr>
          <w:noProof/>
        </w:rPr>
        <w:t>(Asselman, 2000; Zimmermann et al., 2012)</w:t>
      </w:r>
      <w:r w:rsidR="00D12C8B" w:rsidRPr="00CE2557">
        <w:fldChar w:fldCharType="end"/>
      </w:r>
      <w:r w:rsidR="00B65186" w:rsidRPr="00CE2557">
        <w:t>.</w:t>
      </w:r>
      <w:r w:rsidR="005615C6" w:rsidRPr="00CE2557">
        <w:t xml:space="preserve"> </w:t>
      </w:r>
    </w:p>
    <w:p w14:paraId="3C17857B" w14:textId="500A4366" w:rsidR="006851FC" w:rsidRDefault="0066179A" w:rsidP="00FC7C8C">
      <w:pPr>
        <w:ind w:firstLine="576"/>
        <w:jc w:val="both"/>
      </w:pPr>
      <w:r w:rsidRPr="0020406A">
        <w:t>A</w:t>
      </w:r>
      <w:r w:rsidRPr="00843D49">
        <w:t xml:space="preserve">n alternative approach is to compare </w:t>
      </w:r>
      <w:r w:rsidR="000C2D70">
        <w:t xml:space="preserve">total </w:t>
      </w:r>
      <w:r w:rsidR="001C2660">
        <w:t>SSY</w:t>
      </w:r>
      <w:r w:rsidR="00386BE5">
        <w:t xml:space="preserve"> </w:t>
      </w:r>
      <w:r w:rsidR="00683229">
        <w:t>during</w:t>
      </w:r>
      <w:r w:rsidR="001C2660">
        <w:t xml:space="preserve"> storm events</w:t>
      </w:r>
      <w:r w:rsidRPr="00843D49">
        <w:t xml:space="preserve"> of the same magnitude</w:t>
      </w:r>
      <w:r w:rsidR="00683229">
        <w:t xml:space="preserve"> or with similar characteristics</w:t>
      </w:r>
      <w:r w:rsidRPr="00843D49">
        <w:t xml:space="preserve"> (depth of precipitation, peak discharge rate </w:t>
      </w:r>
      <w:r w:rsidRPr="00CE2557">
        <w:t>etc.).</w:t>
      </w:r>
      <w:r w:rsidR="006851FC">
        <w:t xml:space="preserve"> </w:t>
      </w:r>
      <w:r w:rsidR="00683229">
        <w:t>In the study watersheds, t</w:t>
      </w:r>
      <w:r w:rsidR="006851FC">
        <w:t xml:space="preserve">otal SSY over a time interval or storm event </w:t>
      </w:r>
      <w:r w:rsidR="00683229">
        <w:t>was</w:t>
      </w:r>
      <w:r w:rsidR="006851FC">
        <w:t xml:space="preserve"> calculated using event mean concentration from a number of discrete grab samples </w:t>
      </w:r>
      <w:r w:rsidR="006851FC">
        <w:fldChar w:fldCharType="begin" w:fldLock="1"/>
      </w:r>
      <w:r w:rsidR="003169E1">
        <w:instrText>ADDIN CSL_CITATION { "citationItems" : [ { "id" : "ITEM-1", "itemData" : { "author" : [ { "dropping-particle" : "", "family" : "Harmel", "given" : "R D", "non-dropping-particle" : "", "parse-names" : false, "suffix" : "" }, { "dropping-particle" : "", "family" : "King", "given" : "K W", "non-dropping-particle" : "", "parse-names" : false, "suffix" : "" }, { "dropping-particle" : "", "family" : "Haggard", "given" : "B E", "non-dropping-particle" : "", "parse-names" : false, "suffix" : "" }, { "dropping-particle" : "", "family" : "Wren", "given" : "D G", "non-dropping-particle" : "", "parse-names" : false, "suffix" : "" }, { "dropping-particle" : "", "family" : "Sheridan", "given" : "J M", "non-dropping-particle" : "", "parse-names" : false, "suffix" : "" } ], "container-title" : "Transactions of the ASABE", "id" : "ITEM-1", "issue" : "4", "issued" : { "date-parts" : [ [ "2006" ] ] }, "page" : "937-948", "title" : "Practical Guidance for Discharge and Water Quality Data Collections on Small Watersheds", "type" : "article-journal", "volume" : "49" }, "uris" : [ "http://www.mendeley.com/documents/?uuid=969d0c09-418c-4972-919b-893fcadc62a6" ] } ], "mendeley" : { "previouslyFormattedCitation" : "(Harmel et al., 2006)" }, "properties" : { "noteIndex" : 0 }, "schema" : "https://github.com/citation-style-language/schema/raw/master/csl-citation.json" }</w:instrText>
      </w:r>
      <w:r w:rsidR="006851FC">
        <w:fldChar w:fldCharType="separate"/>
      </w:r>
      <w:r w:rsidR="00FC7C8C" w:rsidRPr="00FC7C8C">
        <w:rPr>
          <w:noProof/>
        </w:rPr>
        <w:t>(Harmel et al., 2006)</w:t>
      </w:r>
      <w:r w:rsidR="006851FC">
        <w:fldChar w:fldCharType="end"/>
      </w:r>
      <w:r w:rsidR="006851FC">
        <w:t>, or by summing continuous suspended sediment load measurements (SSC x Q)</w:t>
      </w:r>
      <w:r w:rsidR="00683229">
        <w:t xml:space="preserve"> from turbidity measurements </w:t>
      </w:r>
      <w:r w:rsidR="006851FC">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6851FC">
        <w:fldChar w:fldCharType="separate"/>
      </w:r>
      <w:r w:rsidR="00FC7C8C" w:rsidRPr="00FC7C8C">
        <w:rPr>
          <w:noProof/>
        </w:rPr>
        <w:t>(Duvert et al., 2012)</w:t>
      </w:r>
      <w:r w:rsidR="006851FC">
        <w:fldChar w:fldCharType="end"/>
      </w:r>
      <w:r w:rsidR="008C71DA">
        <w:t>:</w:t>
      </w:r>
    </w:p>
    <w:p w14:paraId="6D689BFE" w14:textId="77777777" w:rsidR="006851FC" w:rsidRDefault="006851FC" w:rsidP="006851FC">
      <w:pPr>
        <w:pStyle w:val="Caption"/>
        <w:keepNext/>
      </w:pPr>
      <w:bookmarkStart w:id="45" w:name="_Ref387835767"/>
      <w:r>
        <w:t xml:space="preserve">Equation </w:t>
      </w:r>
      <w:fldSimple w:instr=" SEQ Equation \* ARABIC ">
        <w:r w:rsidR="00402F4A">
          <w:rPr>
            <w:noProof/>
          </w:rPr>
          <w:t>1</w:t>
        </w:r>
      </w:fldSimple>
      <w:bookmarkEnd w:id="45"/>
      <w:r>
        <w:t xml:space="preserve"> Event-Wise Suspended Sediment Yield</w:t>
      </w:r>
    </w:p>
    <w:tbl>
      <w:tblPr>
        <w:tblStyle w:val="TableGrid"/>
        <w:tblW w:w="0" w:type="auto"/>
        <w:tblLook w:val="04A0" w:firstRow="1" w:lastRow="0" w:firstColumn="1" w:lastColumn="0" w:noHBand="0" w:noVBand="1"/>
      </w:tblPr>
      <w:tblGrid>
        <w:gridCol w:w="3116"/>
        <w:gridCol w:w="3117"/>
        <w:gridCol w:w="3117"/>
      </w:tblGrid>
      <w:tr w:rsidR="006851FC" w14:paraId="5540BC2A" w14:textId="77777777" w:rsidTr="009D18D7">
        <w:tc>
          <w:tcPr>
            <w:tcW w:w="3116" w:type="dxa"/>
            <w:tcBorders>
              <w:top w:val="nil"/>
              <w:left w:val="nil"/>
              <w:bottom w:val="nil"/>
              <w:right w:val="nil"/>
            </w:tcBorders>
          </w:tcPr>
          <w:p w14:paraId="61355715" w14:textId="77777777" w:rsidR="006851FC" w:rsidRDefault="006851FC" w:rsidP="009D18D7"/>
        </w:tc>
        <w:tc>
          <w:tcPr>
            <w:tcW w:w="3117" w:type="dxa"/>
            <w:tcBorders>
              <w:top w:val="nil"/>
              <w:left w:val="nil"/>
              <w:bottom w:val="nil"/>
              <w:right w:val="nil"/>
            </w:tcBorders>
          </w:tcPr>
          <w:p w14:paraId="565AAB8D" w14:textId="77777777" w:rsidR="006851FC" w:rsidRDefault="00611774" w:rsidP="009D18D7">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6F7421C7" w14:textId="442F8D47" w:rsidR="006851FC" w:rsidRDefault="008C71DA" w:rsidP="009D18D7">
            <w:pPr>
              <w:jc w:val="right"/>
            </w:pPr>
            <w:r>
              <w:fldChar w:fldCharType="begin"/>
            </w:r>
            <w:r>
              <w:instrText xml:space="preserve"> REF _Ref387835767 \h </w:instrText>
            </w:r>
            <w:r>
              <w:fldChar w:fldCharType="separate"/>
            </w:r>
            <w:r w:rsidR="00402F4A">
              <w:t xml:space="preserve">Equation </w:t>
            </w:r>
            <w:r w:rsidR="00402F4A">
              <w:rPr>
                <w:noProof/>
              </w:rPr>
              <w:t>1</w:t>
            </w:r>
            <w:r>
              <w:fldChar w:fldCharType="end"/>
            </w:r>
            <w:r w:rsidR="006851FC">
              <w:fldChar w:fldCharType="begin"/>
            </w:r>
            <w:r w:rsidR="006851FC">
              <w:instrText xml:space="preserve"> REF _Ref386110623 \h </w:instrText>
            </w:r>
            <w:r w:rsidR="006851FC">
              <w:fldChar w:fldCharType="end"/>
            </w:r>
          </w:p>
        </w:tc>
      </w:tr>
      <w:tr w:rsidR="006851FC" w14:paraId="46B562AB" w14:textId="77777777" w:rsidTr="009D18D7">
        <w:tc>
          <w:tcPr>
            <w:tcW w:w="9350" w:type="dxa"/>
            <w:gridSpan w:val="3"/>
            <w:tcBorders>
              <w:top w:val="nil"/>
              <w:left w:val="nil"/>
              <w:bottom w:val="nil"/>
              <w:right w:val="nil"/>
            </w:tcBorders>
          </w:tcPr>
          <w:p w14:paraId="2F7F6E40" w14:textId="3E8C3751" w:rsidR="006851FC" w:rsidRPr="00B41B35" w:rsidRDefault="006851FC" w:rsidP="009D18D7">
            <w:r>
              <w:t xml:space="preserve">where </w:t>
            </w:r>
            <w:r w:rsidRPr="00B41B35">
              <w:rPr>
                <w:i/>
              </w:rPr>
              <w:t>SSY</w:t>
            </w:r>
            <w:r w:rsidRPr="00B41B35">
              <w:rPr>
                <w:i/>
                <w:vertAlign w:val="subscript"/>
              </w:rPr>
              <w:t>ev</w:t>
            </w:r>
            <w:r>
              <w:rPr>
                <w:i/>
                <w:vertAlign w:val="subscript"/>
              </w:rPr>
              <w:t xml:space="preserve"> </w:t>
            </w:r>
            <w:r>
              <w:t xml:space="preserve">is total event sediment load (Mg), </w:t>
            </w:r>
            <w:r>
              <w:rPr>
                <w:i/>
              </w:rPr>
              <w:t xml:space="preserve">SSC </w:t>
            </w:r>
            <w:r>
              <w:t xml:space="preserve">is suspended sediment concentration (mg/L), and </w:t>
            </w:r>
            <w:r>
              <w:rPr>
                <w:i/>
              </w:rPr>
              <w:t>Q</w:t>
            </w:r>
            <w:r>
              <w:t xml:space="preserve"> is discharge (m</w:t>
            </w:r>
            <w:r w:rsidRPr="00DD504D">
              <w:rPr>
                <w:vertAlign w:val="superscript"/>
              </w:rPr>
              <w:t>3</w:t>
            </w:r>
            <w:r>
              <w:t>/sec)</w:t>
            </w:r>
            <w:r w:rsidR="00FC7C8C">
              <w:t>.</w:t>
            </w:r>
          </w:p>
        </w:tc>
      </w:tr>
    </w:tbl>
    <w:p w14:paraId="701F49D6" w14:textId="6515F32D" w:rsidR="00C22E65" w:rsidRDefault="0066179A" w:rsidP="00FC7C8C">
      <w:pPr>
        <w:ind w:firstLine="576"/>
        <w:jc w:val="both"/>
      </w:pPr>
      <w:r w:rsidRPr="00CE2557">
        <w:t>E</w:t>
      </w:r>
      <w:r w:rsidR="005318A2" w:rsidRPr="00CE2557">
        <w:t>vent-based</w:t>
      </w:r>
      <w:r w:rsidRPr="00CE2557">
        <w:t xml:space="preserve"> SSY from the same size storm can be</w:t>
      </w:r>
      <w:r w:rsidR="005318A2" w:rsidRPr="00CE2557">
        <w:t xml:space="preserve"> used to compare SSY from different </w:t>
      </w:r>
      <w:commentRangeStart w:id="46"/>
      <w:commentRangeStart w:id="47"/>
      <w:r w:rsidR="005318A2" w:rsidRPr="00CE2557">
        <w:t>watersheds</w:t>
      </w:r>
      <w:commentRangeEnd w:id="46"/>
      <w:r w:rsidR="002B169E">
        <w:rPr>
          <w:rStyle w:val="CommentReference"/>
        </w:rPr>
        <w:commentReference w:id="46"/>
      </w:r>
      <w:commentRangeEnd w:id="47"/>
      <w:r w:rsidR="00AC2A16">
        <w:rPr>
          <w:rStyle w:val="CommentReference"/>
        </w:rPr>
        <w:commentReference w:id="47"/>
      </w:r>
      <w:r w:rsidR="005318A2" w:rsidRPr="00CE2557">
        <w:t xml:space="preserve"> </w:t>
      </w:r>
      <w:r w:rsidR="005318A2" w:rsidRPr="00C1093E">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"Hicks", "given" : "D Murray", "non-dropping-particle" : "", "parse-names" : false, "suffix" : "" } ], "container-title" : "Proceedings of the New-Zealand Hydrological Society Symposium", "id" : "ITEM-2", "issued" : { "date-parts" : [ [ "1990" ] ] }, "publisher-place" : "Auckland, New Zealand", "title" : "Suspended sediment yields from pasture and exotic forest basins", "type" : "paper-conference" }, "uris" : [ "http://www.mendeley.com/documents/?uuid=e9a5c909-e5a8-4596-bfb2-bffc88b36ffa" ] }, { "id" : "ITEM-3",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"ITEM-3", "issue" : "1", "issued" : { "date-parts" : [ [ "2003" ] ] }, "title" : "Sediment yields from a forested and a pasture catchment, coastal Hawkes ba North Island New Zealand.pdf", "type" : "article-journal", "volume" : "41" }, "uris" : [ "http://www.mendeley.com/documents/?uuid=3171324e-44a1-4b3c-9404-ff8099105a7c" ] }, { "id" : "ITEM-4",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"ITEM-4",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Fahey et al., 2003; Hicks, 1990)" }, "properties" : { "noteIndex" : 0 }, "schema" : "https://github.com/citation-style-language/schema/raw/master/csl-citation.json" }</w:instrText>
      </w:r>
      <w:r w:rsidR="005318A2" w:rsidRPr="00C1093E">
        <w:fldChar w:fldCharType="separate"/>
      </w:r>
      <w:r w:rsidR="00FC7C8C" w:rsidRPr="00FC7C8C">
        <w:rPr>
          <w:noProof/>
        </w:rPr>
        <w:t>(Basher et al., 2011; Duvert et al., 2012; Fahey et al., 2003; Hicks, 1990)</w:t>
      </w:r>
      <w:r w:rsidR="005318A2" w:rsidRPr="00C1093E">
        <w:fldChar w:fldCharType="end"/>
      </w:r>
      <w:r w:rsidR="005318A2" w:rsidRPr="00C1093E">
        <w:t xml:space="preserve">, </w:t>
      </w:r>
      <w:r w:rsidR="005318A2" w:rsidRPr="00FC0D52">
        <w:t xml:space="preserve">assess the contribution of individual subwatersheds to </w:t>
      </w:r>
      <w:r w:rsidR="00373C34" w:rsidRPr="00FC0D52">
        <w:t xml:space="preserve">total </w:t>
      </w:r>
      <w:r w:rsidR="00373C34" w:rsidRPr="00216465">
        <w:t xml:space="preserve">SSY from a watershed </w:t>
      </w:r>
      <w:r w:rsidR="005318A2" w:rsidRPr="00FC0D52">
        <w:fldChar w:fldCharType="begin" w:fldLock="1"/>
      </w:r>
      <w:r w:rsidR="003169E1">
        <w:instrText>ADDIN CSL_CITATION { "citationItems" : [ { "id" : "ITEM-1",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"ITEM-1", "issue" : "428-429", "issued" : { "date-parts" : [ [ "2012" ] ] }, "page" : "170-181", "title" : "Forests and erosion: Insights from a study of suspended-sediment dynamics in an overland flow-prone rainforest catchment", "type" : "article-journal" }, "uris" : [ "http://www.mendeley.com/documents/?uuid=b82faf52-48b9-420d-a9dc-e7be4cac6821" ] }, { "id" : "ITEM-2",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"ITEM-2", "issue" : "3-4", "issued" : { "date-parts" : [ [ "2000", "7" ] ] }, "page" : "228-248", "title" : "Fitting and interpretation of sediment rating curves", "type" : "article-journal", "volume" : "234" }, "uris" : [ "http://www.mendeley.com/documents/?uuid=62a6b660-3d41-46a7-b53f-5f84582d6aa4" ] } ], "mendeley" : { "manualFormatting" : "(Zimmermann, Francke, &amp; Elsenbeer, 2012)", "previouslyFormattedCitation" : "(Asselman, 2000; Zimmermann et al., 2012)" }, "properties" : { "noteIndex" : 0 }, "schema" : "https://github.com/citation-style-language/schema/raw/master/csl-citation.json" }</w:instrText>
      </w:r>
      <w:r w:rsidR="005318A2" w:rsidRPr="00FC0D52">
        <w:fldChar w:fldCharType="separate"/>
      </w:r>
      <w:r w:rsidR="005318A2" w:rsidRPr="00FC0D52">
        <w:rPr>
          <w:noProof/>
        </w:rPr>
        <w:t>(Zimmermann, Francke, &amp; Elsenbeer, 2012)</w:t>
      </w:r>
      <w:r w:rsidR="005318A2" w:rsidRPr="00FC0D52">
        <w:fldChar w:fldCharType="end"/>
      </w:r>
      <w:r w:rsidR="00373C34" w:rsidRPr="00C1093E">
        <w:t>, or</w:t>
      </w:r>
      <w:r w:rsidR="00373C34" w:rsidRPr="00FC0D52">
        <w:t xml:space="preserve"> determine changes in SSY from the same watershed over time </w:t>
      </w:r>
      <w:r w:rsidR="00373C34" w:rsidRPr="00FC0D52">
        <w:fldChar w:fldCharType="begin" w:fldLock="1"/>
      </w:r>
      <w:r w:rsidR="003169E1">
        <w:instrText>ADDIN CSL_CITATION { "citationItems" : [ { "id" : "ITEM-1", "itemData" : { "author" : [ { "dropping-particle" : "V", "family" : "Bonta", "given" : "James", "non-dropping-particle" : "", "parse-names" : false, "suffix" : "" } ], "container-title" : "JAWRA Journal of the American Water Resources Association", "id" : "ITEM-1", "issue" : "4", "issued" : { "date-parts" : [ [ "2000" ] ] }, "page" : "869-887", "title" : "Impact of Coal Surface Mining and Reclamation on Suspended Sediment in Three Ohio Watersheds", "type" : "article-journal", "volume" : "36" }, "uris" : [ "http://www.mendeley.com/documents/?uuid=4f369f1c-58d9-49e3-a6f5-18e3a9126fde" ] } ], "mendeley" : { "previouslyFormattedCitation" : "(Bonta, 2000)" }, "properties" : { "noteIndex" : 0 }, "schema" : "https://github.com/citation-style-language/schema/raw/master/csl-citation.json" }</w:instrText>
      </w:r>
      <w:r w:rsidR="00373C34" w:rsidRPr="00FC0D52">
        <w:fldChar w:fldCharType="separate"/>
      </w:r>
      <w:r w:rsidR="00FC7C8C" w:rsidRPr="00FC7C8C">
        <w:rPr>
          <w:noProof/>
        </w:rPr>
        <w:t>(Bonta, 2000)</w:t>
      </w:r>
      <w:r w:rsidR="00373C34" w:rsidRPr="00FC0D52">
        <w:fldChar w:fldCharType="end"/>
      </w:r>
      <w:r w:rsidR="005318A2" w:rsidRPr="00C1093E">
        <w:t>.</w:t>
      </w:r>
      <w:r w:rsidR="00271B11" w:rsidRPr="00FC0D52">
        <w:t xml:space="preserve"> </w:t>
      </w:r>
      <w:r w:rsidR="00685BAE">
        <w:t>Methods for parameterizing the event-based sediment rating curves are similar to those for instantaneous sediment rating curves</w:t>
      </w:r>
      <w:r w:rsidR="00386BE5">
        <w:t>, the most common being ordinary least squares regression o</w:t>
      </w:r>
      <w:r w:rsidR="00FC7C8C">
        <w:t>n</w:t>
      </w:r>
      <w:r w:rsidR="00386BE5">
        <w:t xml:space="preserve"> log-transformed data summed by storm event</w:t>
      </w:r>
      <w:r w:rsidR="008C7425">
        <w:t xml:space="preserve">. </w:t>
      </w:r>
    </w:p>
    <w:p w14:paraId="49EB6D03" w14:textId="1583AEBC" w:rsidR="00C22E65" w:rsidRDefault="00C22E65" w:rsidP="00C22E65">
      <w:pPr>
        <w:pStyle w:val="Heading2"/>
      </w:pPr>
      <w:r>
        <w:lastRenderedPageBreak/>
        <w:t>Definition of a Storm Event</w:t>
      </w:r>
    </w:p>
    <w:p w14:paraId="67C1DFC8" w14:textId="0A3DEBD4" w:rsidR="00C22E65" w:rsidRDefault="00386BE5" w:rsidP="00FC7C8C">
      <w:pPr>
        <w:ind w:firstLine="576"/>
        <w:jc w:val="both"/>
      </w:pPr>
      <w:r>
        <w:t xml:space="preserve">Storm events can be defined by precipitation </w:t>
      </w:r>
      <w:r>
        <w:fldChar w:fldCharType="begin" w:fldLock="1"/>
      </w:r>
      <w:r w:rsidR="003169E1">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00FC7C8C" w:rsidRPr="00FC7C8C">
        <w:rPr>
          <w:noProof/>
        </w:rPr>
        <w:t>(Hicks, 1990)</w:t>
      </w:r>
      <w:r>
        <w:fldChar w:fldCharType="end"/>
      </w:r>
      <w:r>
        <w:t xml:space="preserve"> or discharge </w:t>
      </w:r>
      <w:r>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00FC7C8C" w:rsidRPr="00FC7C8C">
        <w:rPr>
          <w:noProof/>
        </w:rPr>
        <w:t>(Duvert et al., 2012)</w:t>
      </w:r>
      <w:r>
        <w:fldChar w:fldCharType="end"/>
      </w:r>
      <w:r>
        <w:t xml:space="preserve"> parameters. The method used to separate storm events on the hydrograph can significantly influence the analysis of event-based SSY. </w:t>
      </w:r>
      <w:r w:rsidR="00C22E65">
        <w:t xml:space="preserve">Complex graphical or rule-based techniques for hydrograph separation may be implemented </w:t>
      </w:r>
      <w:r w:rsidR="00C22E65">
        <w:fldChar w:fldCharType="begin" w:fldLock="1"/>
      </w:r>
      <w:r w:rsidR="003169E1">
        <w:instrText>ADDIN CSL_CITATION { "citationItems" : [ { "id" : "ITEM-1", "itemData" : { "abstract" : "This book reviews many of the problems which currently confront the environmental planner - problems which promise to become even more signifcant in the near future. Water resources are examined essentially from a physical standpoint, although throughout the text the emphasis is on the application of basic hydrologic principles in problem solving. The stated aim of the authors is to make all those concerned with planning more aware of the opportunities and constraints of natural processes in maintaining or reclaiming environmental quality. They are successful in outlining the significant role of water in many environmental issues. The book provides a comprehensive review of the current literature associated with water resources, but perhaps more importantly can also be used as an introductory working document in dealing with particular environmental problems. Several chapters for instance include working examples to illustrate specific problem-solving techniques. The book is divided into four sections, the first of which describes six case studies and exemplifies many of the problems facing the environmental planner today. The remaining three sections discuss basic hydrologic principles, fluvial geomorphology and water quality, stressing the value of such studies for improved environmental management. The text is supplemented by bibliographies, photographs, tables, and diagrams.", "author" : [ { "dropping-particle" : "", "family" : "Dunne", "given" : "T", "non-dropping-particle" : "", "parse-names" : false, "suffix" : "" }, { "dropping-particle" : "", "family" : "Leopold", "given" : "L B", "non-dropping-particle" : "", "parse-names" : false, "suffix" : "" } ], "container-title" : "Other Information: From review by Graham Tobin, Univ. of Iowa, Environ. Prof., Vol.1, No. 4, 261(1978)", "id" : "ITEM-1", "issued" : { "date-parts" : [ [ "1978" ] ] }, "note" : "Other Information: From review by Graham Tobin, Univ. of Iowa, Environ. Prof., Vol.1, No. 4, 261(1978)", "page" : "818", "title" : "Water in environmental planning", "type" : "book" }, "uris" : [ "http://www.mendeley.com/documents/?uuid=51edbd03-08d1-4cf2-ad24-758938da8b20" ] } ], "mendeley" : { "previouslyFormattedCitation" : "(Dunne and Leopold, 1978)" }, "properties" : { "noteIndex" : 0 }, "schema" : "https://github.com/citation-style-language/schema/raw/master/csl-citation.json" }</w:instrText>
      </w:r>
      <w:r w:rsidR="00C22E65">
        <w:fldChar w:fldCharType="separate"/>
      </w:r>
      <w:r w:rsidR="00FC7C8C" w:rsidRPr="00FC7C8C">
        <w:rPr>
          <w:noProof/>
        </w:rPr>
        <w:t>(Dunne and Leopold, 1978)</w:t>
      </w:r>
      <w:r w:rsidR="00C22E65">
        <w:fldChar w:fldCharType="end"/>
      </w:r>
      <w:r w:rsidR="00FC7C8C">
        <w:t>,</w:t>
      </w:r>
      <w:r w:rsidR="00C22E65">
        <w:t xml:space="preserve"> but</w:t>
      </w:r>
      <w:r>
        <w:t xml:space="preserve"> for this analysis</w:t>
      </w:r>
      <w:r w:rsidR="00C22E65">
        <w:t xml:space="preserve"> the simple stage height thr</w:t>
      </w:r>
      <w:r>
        <w:t>eshold rule was used</w:t>
      </w:r>
      <w:r w:rsidR="00CA22D7">
        <w:t xml:space="preserve"> </w:t>
      </w:r>
      <w:r w:rsidR="00CA22D7">
        <w:fldChar w:fldCharType="begin" w:fldLock="1"/>
      </w:r>
      <w:r w:rsidR="003169E1">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00CA22D7">
        <w:fldChar w:fldCharType="separate"/>
      </w:r>
      <w:r w:rsidR="00FC7C8C" w:rsidRPr="00FC7C8C">
        <w:rPr>
          <w:noProof/>
        </w:rPr>
        <w:t>(Fahey et al., 2003)</w:t>
      </w:r>
      <w:r w:rsidR="00CA22D7">
        <w:fldChar w:fldCharType="end"/>
      </w:r>
      <w:r w:rsidR="00C22E65">
        <w:t xml:space="preserve">. A storm event was defined as the time interval where the </w:t>
      </w:r>
      <w:r w:rsidR="002B169E">
        <w:t>water depth</w:t>
      </w:r>
      <w:r w:rsidR="00C22E65">
        <w:t xml:space="preserve"> at FOREST exceeded the long term mean </w:t>
      </w:r>
      <w:r w:rsidR="007E01CC">
        <w:t>water depth</w:t>
      </w:r>
      <w:r w:rsidR="002B169E">
        <w:t xml:space="preserve"> </w:t>
      </w:r>
      <w:r w:rsidR="00C22E65">
        <w:t xml:space="preserve">plus one standard deviation (9cm) for more than two hours. This stage height threshold corresponded to a discharge of 53 L/sec. Event precipitation included from thirty minutes before the stage height exceeded the storm-event threshold. </w:t>
      </w:r>
    </w:p>
    <w:p w14:paraId="4A6FAA54" w14:textId="445EBA76" w:rsidR="00FE5ECA" w:rsidRDefault="00C22E65" w:rsidP="00FC7C8C">
      <w:pPr>
        <w:ind w:firstLine="576"/>
        <w:jc w:val="both"/>
      </w:pPr>
      <w:r>
        <w:t>A possible shortfall in the simple threshold rule is the delineation of multi-peaked or “complex” events (</w:t>
      </w:r>
      <w:r>
        <w:fldChar w:fldCharType="begin" w:fldLock="1"/>
      </w:r>
      <w:r w:rsidR="003169E1">
        <w:instrText>ADDIN CSL_CITATION { "citationItems" : [ { "id" : "ITEM-1", "itemData" : { "DOI" : "10.1016/j.catena.2012.10.018", "ISSN" : "03418162", "author" : [ { "dropping-particle" : "", "family" : "Gellis", "given" : "A.C.", "non-dropping-particle" : "", "parse-names" : false, "suffix" : "" } ], "container-title" : "Catena", "id" : "ITEM-1", "issued" : { "date-parts" : [ [ "2013", "5" ] ] }, "page" : "39-57", "publisher" : "Elsevier B.V.", "title" : "Factors influencing storm-generated suspended-sediment concentrations and loads in four basins of contrasting land use, humid-tropical Puerto Rico", "type" : "article-journal", "volume" : "104" }, "uris" : [ "http://www.mendeley.com/documents/?uuid=9ff1e0d0-9fb2-407a-9150-ccd91c649ab0" ] } ], "mendeley" : { "manualFormatting" : "Gellis 2013)", "previouslyFormattedCitation" : "(Gellis, 2013)" }, "properties" : { "noteIndex" : 0 }, "schema" : "https://github.com/citation-style-language/schema/raw/master/csl-citation.json" }</w:instrText>
      </w:r>
      <w:r>
        <w:fldChar w:fldCharType="separate"/>
      </w:r>
      <w:r w:rsidRPr="00CD7428">
        <w:rPr>
          <w:noProof/>
        </w:rPr>
        <w:t>Gellis</w:t>
      </w:r>
      <w:r>
        <w:rPr>
          <w:noProof/>
        </w:rPr>
        <w:t xml:space="preserve"> </w:t>
      </w:r>
      <w:r w:rsidRPr="00CD7428">
        <w:rPr>
          <w:noProof/>
        </w:rPr>
        <w:t>2013)</w:t>
      </w:r>
      <w:r>
        <w:fldChar w:fldCharType="end"/>
      </w:r>
      <w:r>
        <w:t xml:space="preserve">. Complex events have hydrograph peaks that are generated by separate rainfall events, but are closely spaced </w:t>
      </w:r>
      <w:r w:rsidR="00683229">
        <w:t>so</w:t>
      </w:r>
      <w:r>
        <w:t xml:space="preserve"> the recession limb of the storm hydrograph does not fall below the baseflow threshold before rising again. The number and magnitude of hydrograph peaks in a storm event can cause different suspended sediment responses, but defining multiple peaks as separate storms can still be considered qualitative or accomplished by arbitrary rule-based schemes. Several events were identified as complex events, and were split into individual storm events using a qualitative </w:t>
      </w:r>
      <w:r w:rsidR="00386BE5">
        <w:t>analysis of precipitation data</w:t>
      </w:r>
      <w:r>
        <w:t xml:space="preserve"> to identify which hydrograph peaks were </w:t>
      </w:r>
      <w:r w:rsidR="00683229">
        <w:t xml:space="preserve">generated by </w:t>
      </w:r>
      <w:r>
        <w:t xml:space="preserve">separate storms. </w:t>
      </w:r>
    </w:p>
    <w:p w14:paraId="5EE92C30" w14:textId="6183400A" w:rsidR="00FE5ECA" w:rsidRDefault="00FE5ECA" w:rsidP="000023CD">
      <w:pPr>
        <w:pStyle w:val="Heading2"/>
      </w:pPr>
      <w:r>
        <w:t>Statistical analysis</w:t>
      </w:r>
      <w:r w:rsidR="00AE7857">
        <w:t xml:space="preserve"> of predictors of SSY</w:t>
      </w:r>
    </w:p>
    <w:p w14:paraId="6938DBEC" w14:textId="73B2496F" w:rsidR="00841889" w:rsidRDefault="00683229" w:rsidP="00FC7C8C">
      <w:pPr>
        <w:ind w:firstLine="576"/>
        <w:jc w:val="both"/>
      </w:pPr>
      <w:r>
        <w:t>Sediment</w:t>
      </w:r>
      <w:r w:rsidR="004D34F9">
        <w:t xml:space="preserve"> yield during a storm event (SSY</w:t>
      </w:r>
      <w:r w:rsidRPr="004D34F9">
        <w:rPr>
          <w:vertAlign w:val="subscript"/>
        </w:rPr>
        <w:t>ev</w:t>
      </w:r>
      <w:r>
        <w:t>) may depend on characteristics of precipitation (total storm depth, intensity) or of the discharge (total discharge volume, peak discharge).  F</w:t>
      </w:r>
      <w:r w:rsidR="00841889">
        <w:t xml:space="preserve">our predictors </w:t>
      </w:r>
      <w:r>
        <w:t xml:space="preserve">used </w:t>
      </w:r>
      <w:r w:rsidR="00841889">
        <w:t>for this analysis were</w:t>
      </w:r>
      <w:r w:rsidR="00345A20">
        <w:t xml:space="preserve"> total event precipitation</w:t>
      </w:r>
      <w:r w:rsidR="008A6D39">
        <w:t xml:space="preserve"> (Psum)</w:t>
      </w:r>
      <w:r w:rsidR="00345A20">
        <w:t xml:space="preserve">, </w:t>
      </w:r>
      <w:r w:rsidR="00271363">
        <w:t xml:space="preserve">EI30 rainfall </w:t>
      </w:r>
      <w:r w:rsidR="008A6D39">
        <w:t>erosivity (EI30)</w:t>
      </w:r>
      <w:r w:rsidR="00271363">
        <w:t xml:space="preserve"> </w:t>
      </w:r>
      <w:r w:rsidR="00271363">
        <w:fldChar w:fldCharType="begin" w:fldLock="1"/>
      </w:r>
      <w:r w:rsidR="003169E1">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rsidR="00271363">
        <w:fldChar w:fldCharType="separate"/>
      </w:r>
      <w:r w:rsidR="00FC7C8C" w:rsidRPr="00FC7C8C">
        <w:rPr>
          <w:noProof/>
        </w:rPr>
        <w:t>(Hicks, 1990)</w:t>
      </w:r>
      <w:r w:rsidR="00271363">
        <w:fldChar w:fldCharType="end"/>
      </w:r>
      <w:r w:rsidR="00271363">
        <w:t xml:space="preserve">, </w:t>
      </w:r>
      <w:r w:rsidR="00345A20">
        <w:t>total event discharge</w:t>
      </w:r>
      <w:r w:rsidR="008A6D39">
        <w:t xml:space="preserve"> (Qsum)</w:t>
      </w:r>
      <w:r w:rsidR="00345A20">
        <w:t>, and maximum event discharge</w:t>
      </w:r>
      <w:r w:rsidR="008A6D39">
        <w:t xml:space="preserve"> (Qmax)</w:t>
      </w:r>
      <w:r w:rsidR="00345A20">
        <w:t xml:space="preserve"> </w:t>
      </w:r>
      <w:r w:rsidR="00345A20">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345A20">
        <w:fldChar w:fldCharType="separate"/>
      </w:r>
      <w:r w:rsidR="00FC7C8C" w:rsidRPr="00FC7C8C">
        <w:rPr>
          <w:noProof/>
        </w:rPr>
        <w:t>(Duvert et al., 2012)</w:t>
      </w:r>
      <w:r w:rsidR="00345A20">
        <w:fldChar w:fldCharType="end"/>
      </w:r>
      <w:r w:rsidR="00345A20">
        <w:t>.</w:t>
      </w:r>
      <w:r w:rsidR="00345A20" w:rsidRPr="00345A20">
        <w:t xml:space="preserve"> </w:t>
      </w:r>
      <w:r w:rsidR="00841889">
        <w:t>Predictor variables may be linearly or nonlinearly correlated with SSY, so both Pearson’s and Spearman’s correlation coefficients were calculated from non-transformed data to select the best predictor of event SSY from the UPPER, LOWER, and TOTAL watershed.</w:t>
      </w:r>
      <w:r w:rsidR="00841889" w:rsidRPr="00FE5ECA">
        <w:t xml:space="preserve"> </w:t>
      </w:r>
      <w:r w:rsidR="00841889" w:rsidRPr="00420513">
        <w:t xml:space="preserve">The </w:t>
      </w:r>
      <w:r w:rsidR="00841889" w:rsidRPr="009F13A6">
        <w:t>Pearson's correlation coefficient</w:t>
      </w:r>
      <w:r w:rsidR="00841889">
        <w:t xml:space="preserve"> </w:t>
      </w:r>
      <w:r w:rsidR="00841889" w:rsidRPr="00420513">
        <w:t xml:space="preserve">is a measure of the linear </w:t>
      </w:r>
      <w:hyperlink r:id="rId16" w:tooltip="Correlation" w:history="1">
        <w:r w:rsidR="00841889" w:rsidRPr="009F13A6">
          <w:t>correlation</w:t>
        </w:r>
      </w:hyperlink>
      <w:r w:rsidR="00841889" w:rsidRPr="00420513">
        <w:t xml:space="preserve"> between predictor variables and SSY, giving a value between +1 and −1, where 1 is total positive correlation, 0 is no correlation, and −1 is total negative correlation.</w:t>
      </w:r>
      <w:r w:rsidR="00841889">
        <w:t xml:space="preserve"> </w:t>
      </w:r>
      <w:r>
        <w:t xml:space="preserve">Pearson’s r </w:t>
      </w:r>
      <w:r w:rsidR="000626BD">
        <w:t>may be sensitive to outliers and to non-normal distributions of data with small sample sizes, so</w:t>
      </w:r>
      <w:r w:rsidR="00841889">
        <w:t xml:space="preserve"> Spearman’s rank correlation coefficient was also calculated. Spearman’s rank correlation coefficient is a nonparametric measure of correlation</w:t>
      </w:r>
      <w:hyperlink r:id="rId17" w:tooltip="Correlation and dependence" w:history="1"/>
      <w:r w:rsidR="00841889">
        <w:t xml:space="preserve"> between predictor variables and SSY, by assessing how well the relationship can be </w:t>
      </w:r>
      <w:r w:rsidR="00841889" w:rsidRPr="000E651E">
        <w:t xml:space="preserve">described using a </w:t>
      </w:r>
      <w:hyperlink r:id="rId18" w:tooltip="Monotonic" w:history="1">
        <w:r w:rsidR="00841889" w:rsidRPr="009F13A6">
          <w:t>monotonic</w:t>
        </w:r>
      </w:hyperlink>
      <w:r w:rsidR="00841889" w:rsidRPr="000E651E">
        <w:t xml:space="preserve"> function</w:t>
      </w:r>
      <w:r w:rsidR="00841889">
        <w:t>, even if it is nonlinear</w:t>
      </w:r>
      <w:r w:rsidR="000626BD">
        <w:t>, if there are outliers, or if the dataset is small and highly non-normal</w:t>
      </w:r>
      <w:r w:rsidR="00841889" w:rsidRPr="000E651E">
        <w:t>.</w:t>
      </w:r>
    </w:p>
    <w:p w14:paraId="7EF74757" w14:textId="77777777" w:rsidR="00C36C61" w:rsidRDefault="00C36C61" w:rsidP="00C36C61">
      <w:pPr>
        <w:ind w:firstLine="576"/>
        <w:jc w:val="both"/>
      </w:pPr>
      <w:commentRangeStart w:id="48"/>
      <w:r>
        <w:t xml:space="preserve">Four predictors of event SSY were tested to determine which had the highest correlation, and would be selected for the final model of event-based SSY. The four predictors tested were Total Event Precipitation (Psum), Event Erosivity (EI), Total Event Discharge (Qsum), and Maximum Event Discharge (Qmax). Qmax for the UPPER watershed was measured at FOREST. Qmax for the TOTAL watershed was measured at VILLAGE.  Qmax measured at VILLAGE was also used for the LOWER watershed. </w:t>
      </w:r>
    </w:p>
    <w:p w14:paraId="6F78DC39" w14:textId="3874B4B6" w:rsidR="00C36C61" w:rsidRDefault="00C36C61" w:rsidP="00C36C61">
      <w:pPr>
        <w:ind w:firstLine="576"/>
        <w:jc w:val="both"/>
      </w:pPr>
      <w:r>
        <w:t>The EI is one of the factors in the USLE (spell out) and is the product of the storm rainfall energy (E) and the 30-minute Max Intensity (I</w:t>
      </w:r>
      <w:r w:rsidRPr="009E0DFE">
        <w:rPr>
          <w:vertAlign w:val="subscript"/>
        </w:rPr>
        <w:t>30</w:t>
      </w:r>
      <w:r>
        <w:t xml:space="preserve">) </w:t>
      </w:r>
      <w:r>
        <w:fldChar w:fldCharType="begin" w:fldLock="1"/>
      </w:r>
      <w:r w:rsidR="003169E1">
        <w:instrText>ADDIN CSL_CITATION { "citationItems" : [ { "id" : "ITEM-1", "itemData" : { "author" : [ { "dropping-particle" : "", "family" : "Galetovic", "given" : "J R", "non-dropping-particle" : "", "parse-names" : false, "suffix" : "" }, { "dropping-particle" : "", "family" : "Toy", "given" : "T J", "non-dropping-particle" : "", "parse-names" : false, "suffix" : "" }, { "dropping-particle" : "", "family" : "Foster", "given" : "G R", "non-dropping-particle" : "", "parse-names" : false, "suffix" : "" } ], "id" : "ITEM-1", "issued" : { "date-parts" : [ [ "1998" ] ] }, "publisher" : "Office of Technical Transfer, Western Regional Coordination Center, Office of Surface Mining", "title" : "Guidelines for the Use of the Revised Universal Soil Loss Equation (RUSLE), Version 1.06, on Mined Lands, Construction Sites and Reclaimed Lands", "type" : "book" }, "uris" : [ "http://www.mendeley.com/documents/?uuid=52fad6a0-64d7-4353-bd5f-48d10d94084a" ] } ], "mendeley" : { "previouslyFormattedCitation" : "(Galetovic et al., 1998)" }, "properties" : { "noteIndex" : 0 }, "schema" : "https://github.com/citation-style-language/schema/raw/master/csl-citation.json" }</w:instrText>
      </w:r>
      <w:r>
        <w:fldChar w:fldCharType="separate"/>
      </w:r>
      <w:r w:rsidRPr="00FC7C8C">
        <w:rPr>
          <w:noProof/>
        </w:rPr>
        <w:t>(Galetovic et al., 1998)</w:t>
      </w:r>
      <w:r>
        <w:fldChar w:fldCharType="end"/>
      </w:r>
      <w:r>
        <w:t>:</w:t>
      </w:r>
    </w:p>
    <w:p w14:paraId="0AA56E39" w14:textId="77777777" w:rsidR="00C36C61" w:rsidRDefault="00C36C61" w:rsidP="00C36C61">
      <w:pPr>
        <w:pStyle w:val="Caption"/>
        <w:keepNext/>
      </w:pPr>
      <w:bookmarkStart w:id="49" w:name="_Ref388032761"/>
      <w:r>
        <w:lastRenderedPageBreak/>
        <w:t xml:space="preserve">Equation </w:t>
      </w:r>
      <w:fldSimple w:instr=" SEQ Equation \* ARABIC ">
        <w:r>
          <w:rPr>
            <w:noProof/>
          </w:rPr>
          <w:t>5</w:t>
        </w:r>
      </w:fldSimple>
      <w:bookmarkEnd w:id="49"/>
      <w:r>
        <w:t>. Erosivity Index</w:t>
      </w:r>
    </w:p>
    <w:tbl>
      <w:tblPr>
        <w:tblStyle w:val="TableGrid"/>
        <w:tblW w:w="0" w:type="auto"/>
        <w:tblLook w:val="04A0" w:firstRow="1" w:lastRow="0" w:firstColumn="1" w:lastColumn="0" w:noHBand="0" w:noVBand="1"/>
      </w:tblPr>
      <w:tblGrid>
        <w:gridCol w:w="6233"/>
        <w:gridCol w:w="3117"/>
      </w:tblGrid>
      <w:tr w:rsidR="00C36C61" w14:paraId="2E0BA886" w14:textId="77777777" w:rsidTr="006467A7">
        <w:tc>
          <w:tcPr>
            <w:tcW w:w="6233" w:type="dxa"/>
            <w:tcBorders>
              <w:top w:val="nil"/>
              <w:left w:val="nil"/>
              <w:bottom w:val="nil"/>
              <w:right w:val="nil"/>
            </w:tcBorders>
          </w:tcPr>
          <w:p w14:paraId="07822966" w14:textId="77777777" w:rsidR="00C36C61" w:rsidRDefault="00C36C61" w:rsidP="006467A7">
            <w:pPr>
              <w:spacing w:after="120"/>
              <w:jc w:val="both"/>
            </w:pPr>
            <m:oMathPara>
              <m:oMath>
                <m:r>
                  <w:rPr>
                    <w:rFonts w:ascii="Cambria Math" w:hAnsi="Cambria Math"/>
                  </w:rPr>
                  <m:t>EI=</m:t>
                </m:r>
                <m:d>
                  <m:dPr>
                    <m:ctrlPr>
                      <w:rPr>
                        <w:rFonts w:ascii="Cambria Math" w:hAnsi="Cambria Math"/>
                        <w:i/>
                      </w:rPr>
                    </m:ctrlPr>
                  </m:dPr>
                  <m:e>
                    <m:r>
                      <w:rPr>
                        <w:rFonts w:ascii="Cambria Math" w:hAnsi="Cambria Math"/>
                      </w:rPr>
                      <m:t>E</m:t>
                    </m:r>
                  </m:e>
                </m:d>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30</m:t>
                        </m:r>
                      </m:sub>
                    </m:sSub>
                  </m:e>
                </m:d>
                <m:r>
                  <w:rPr>
                    <w:rFonts w:ascii="Cambria Math" w:hAnsi="Cambria Math"/>
                  </w:rPr>
                  <m:t>=</m:t>
                </m:r>
                <m:d>
                  <m:dPr>
                    <m:begChr m:val="["/>
                    <m:endChr m:val="]"/>
                    <m:ctrlPr>
                      <w:rPr>
                        <w:rFonts w:ascii="Cambria Math" w:hAnsi="Cambria Math"/>
                        <w:i/>
                      </w:rPr>
                    </m:ctrlPr>
                  </m:dPr>
                  <m:e>
                    <m:r>
                      <w:rPr>
                        <w:rFonts w:ascii="Cambria Math" w:hAnsi="Cambria Math"/>
                      </w:rPr>
                      <m:t>1099</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0.72</m:t>
                            </m:r>
                          </m:e>
                          <m:sup>
                            <m:d>
                              <m:dPr>
                                <m:ctrlPr>
                                  <w:rPr>
                                    <w:rFonts w:ascii="Cambria Math" w:hAnsi="Cambria Math"/>
                                    <w:i/>
                                  </w:rPr>
                                </m:ctrlPr>
                              </m:dPr>
                              <m:e>
                                <m:sSub>
                                  <m:sSubPr>
                                    <m:ctrlPr>
                                      <w:rPr>
                                        <w:rFonts w:ascii="Cambria Math" w:hAnsi="Cambria Math"/>
                                        <w:i/>
                                      </w:rPr>
                                    </m:ctrlPr>
                                  </m:sSubPr>
                                  <m:e>
                                    <m:r>
                                      <w:rPr>
                                        <w:rFonts w:ascii="Cambria Math" w:hAnsi="Cambria Math"/>
                                      </w:rPr>
                                      <m:t>-1.27i</m:t>
                                    </m:r>
                                  </m:e>
                                  <m:sub>
                                    <m:r>
                                      <w:rPr>
                                        <w:rFonts w:ascii="Cambria Math" w:hAnsi="Cambria Math"/>
                                      </w:rPr>
                                      <m:t>r</m:t>
                                    </m:r>
                                  </m:sub>
                                </m:sSub>
                              </m:e>
                            </m:d>
                          </m:sup>
                        </m:sSup>
                      </m:e>
                    </m:d>
                    <m:sSub>
                      <m:sSubPr>
                        <m:ctrlPr>
                          <w:rPr>
                            <w:rFonts w:ascii="Cambria Math" w:hAnsi="Cambria Math"/>
                            <w:i/>
                          </w:rPr>
                        </m:ctrlPr>
                      </m:sSubPr>
                      <m:e>
                        <m:r>
                          <w:rPr>
                            <w:rFonts w:ascii="Cambria Math" w:hAnsi="Cambria Math"/>
                          </w:rPr>
                          <m:t>I</m:t>
                        </m:r>
                      </m:e>
                      <m:sub>
                        <m:r>
                          <w:rPr>
                            <w:rFonts w:ascii="Cambria Math" w:hAnsi="Cambria Math"/>
                          </w:rPr>
                          <m:t>30</m:t>
                        </m:r>
                      </m:sub>
                    </m:sSub>
                  </m:e>
                </m:d>
              </m:oMath>
            </m:oMathPara>
          </w:p>
        </w:tc>
        <w:tc>
          <w:tcPr>
            <w:tcW w:w="3117" w:type="dxa"/>
            <w:tcBorders>
              <w:top w:val="nil"/>
              <w:left w:val="nil"/>
              <w:bottom w:val="nil"/>
              <w:right w:val="nil"/>
            </w:tcBorders>
          </w:tcPr>
          <w:p w14:paraId="277AD35F" w14:textId="77777777" w:rsidR="00C36C61" w:rsidRDefault="00C36C61" w:rsidP="006467A7">
            <w:pPr>
              <w:spacing w:after="120"/>
              <w:jc w:val="right"/>
            </w:pPr>
            <w:r>
              <w:fldChar w:fldCharType="begin"/>
            </w:r>
            <w:r>
              <w:instrText xml:space="preserve"> REF _Ref388032761 \h </w:instrText>
            </w:r>
            <w:r>
              <w:fldChar w:fldCharType="separate"/>
            </w:r>
            <w:r>
              <w:t xml:space="preserve">Equation </w:t>
            </w:r>
            <w:r>
              <w:rPr>
                <w:noProof/>
              </w:rPr>
              <w:t>5</w:t>
            </w:r>
            <w:r>
              <w:fldChar w:fldCharType="end"/>
            </w:r>
            <w:r>
              <w:fldChar w:fldCharType="begin"/>
            </w:r>
            <w:r>
              <w:instrText xml:space="preserve"> REF _Ref386745138 \h </w:instrText>
            </w:r>
            <w:r>
              <w:fldChar w:fldCharType="end"/>
            </w:r>
          </w:p>
        </w:tc>
      </w:tr>
      <w:tr w:rsidR="00C36C61" w14:paraId="6F86ACEE" w14:textId="77777777" w:rsidTr="006467A7">
        <w:tc>
          <w:tcPr>
            <w:tcW w:w="9350" w:type="dxa"/>
            <w:gridSpan w:val="2"/>
            <w:tcBorders>
              <w:top w:val="nil"/>
              <w:left w:val="nil"/>
              <w:bottom w:val="nil"/>
              <w:right w:val="nil"/>
            </w:tcBorders>
          </w:tcPr>
          <w:p w14:paraId="104CDB53" w14:textId="77777777" w:rsidR="00C36C61" w:rsidRPr="00CB101F" w:rsidRDefault="00C36C61" w:rsidP="006467A7">
            <w:pPr>
              <w:spacing w:after="120"/>
              <w:jc w:val="both"/>
            </w:pPr>
            <w:r>
              <w:t>where i</w:t>
            </w:r>
            <w:r w:rsidRPr="00CB101F">
              <w:rPr>
                <w:vertAlign w:val="subscript"/>
              </w:rPr>
              <w:t>r</w:t>
            </w:r>
            <w:r>
              <w:t xml:space="preserve"> is average storm rainfall intensity (in/hr), and  I</w:t>
            </w:r>
            <w:r w:rsidRPr="00CB101F">
              <w:rPr>
                <w:vertAlign w:val="subscript"/>
              </w:rPr>
              <w:t>30</w:t>
            </w:r>
            <w:r>
              <w:rPr>
                <w:vertAlign w:val="subscript"/>
              </w:rPr>
              <w:t xml:space="preserve"> </w:t>
            </w:r>
            <w:r>
              <w:t>is maximum 30-min. rainfall intensity.</w:t>
            </w:r>
          </w:p>
        </w:tc>
      </w:tr>
    </w:tbl>
    <w:p w14:paraId="1CA525FE" w14:textId="7E5172B9" w:rsidR="00C36C61" w:rsidRDefault="00C36C61" w:rsidP="00C36C61">
      <w:pPr>
        <w:ind w:firstLine="720"/>
        <w:jc w:val="both"/>
      </w:pPr>
      <w:r>
        <w:t xml:space="preserve">Pearson’s and Spearman’s correlation coefficients were calculated for non-transformed predictor data and event SSY </w:t>
      </w:r>
      <w:r>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 xml:space="preserve">. </w:t>
      </w:r>
      <w:commentRangeEnd w:id="48"/>
      <w:r>
        <w:rPr>
          <w:rStyle w:val="CommentReference"/>
        </w:rPr>
        <w:commentReference w:id="48"/>
      </w:r>
    </w:p>
    <w:p w14:paraId="205766E9" w14:textId="77777777" w:rsidR="00C36C61" w:rsidRDefault="00C36C61" w:rsidP="00FC7C8C">
      <w:pPr>
        <w:ind w:firstLine="576"/>
        <w:jc w:val="both"/>
      </w:pPr>
    </w:p>
    <w:p w14:paraId="2F9D2807" w14:textId="0BE6F581" w:rsidR="004D4080" w:rsidRDefault="004D4080" w:rsidP="000023CD">
      <w:pPr>
        <w:pStyle w:val="Heading2"/>
      </w:pPr>
      <w:r>
        <w:t>Fitting regression models</w:t>
      </w:r>
    </w:p>
    <w:p w14:paraId="06EC0411" w14:textId="67D7A568" w:rsidR="000F3B2F" w:rsidRDefault="00F7041F" w:rsidP="00FC7C8C">
      <w:pPr>
        <w:ind w:firstLine="576"/>
        <w:jc w:val="both"/>
      </w:pPr>
      <w:r>
        <w:t>The r</w:t>
      </w:r>
      <w:r w:rsidR="0043080B">
        <w:t xml:space="preserve">elationship </w:t>
      </w:r>
      <w:r w:rsidR="000626BD">
        <w:t>between</w:t>
      </w:r>
      <w:r w:rsidR="0043080B">
        <w:t xml:space="preserve"> </w:t>
      </w:r>
      <w:r w:rsidR="002663A3">
        <w:t xml:space="preserve">event </w:t>
      </w:r>
      <w:r w:rsidR="00683771">
        <w:t xml:space="preserve">SSY and </w:t>
      </w:r>
      <w:commentRangeStart w:id="50"/>
      <w:commentRangeStart w:id="51"/>
      <w:r w:rsidR="00683771" w:rsidRPr="0063032F">
        <w:t>Q</w:t>
      </w:r>
      <w:commentRangeEnd w:id="50"/>
      <w:r w:rsidR="000626BD">
        <w:rPr>
          <w:rStyle w:val="CommentReference"/>
        </w:rPr>
        <w:commentReference w:id="50"/>
      </w:r>
      <w:commentRangeEnd w:id="51"/>
      <w:r w:rsidR="00333DD3">
        <w:rPr>
          <w:rStyle w:val="CommentReference"/>
        </w:rPr>
        <w:commentReference w:id="51"/>
      </w:r>
      <w:r w:rsidR="002663A3">
        <w:t xml:space="preserve"> metric</w:t>
      </w:r>
      <w:r>
        <w:t>s</w:t>
      </w:r>
      <w:r w:rsidR="002663A3">
        <w:t xml:space="preserve"> (Q</w:t>
      </w:r>
      <w:r w:rsidR="002663A3" w:rsidRPr="002663A3">
        <w:rPr>
          <w:vertAlign w:val="subscript"/>
        </w:rPr>
        <w:t>m</w:t>
      </w:r>
      <w:r w:rsidR="002663A3">
        <w:t>), like</w:t>
      </w:r>
      <w:r>
        <w:t xml:space="preserve"> </w:t>
      </w:r>
      <w:r w:rsidR="002663A3">
        <w:t xml:space="preserve">total event Q or event max Q, are </w:t>
      </w:r>
      <w:r>
        <w:t xml:space="preserve">often </w:t>
      </w:r>
      <w:r w:rsidR="0043080B">
        <w:t>best fit by a</w:t>
      </w:r>
      <w:r w:rsidR="00345A20">
        <w:t xml:space="preserve"> watershed-specific</w:t>
      </w:r>
      <w:r w:rsidR="0043080B">
        <w:t xml:space="preserve"> power law function of</w:t>
      </w:r>
      <w:r w:rsidR="00477409">
        <w:t xml:space="preserve"> the form:</w:t>
      </w:r>
    </w:p>
    <w:p w14:paraId="28508E88" w14:textId="489FEE81" w:rsidR="00750F4D" w:rsidRDefault="00750F4D" w:rsidP="00750F4D">
      <w:pPr>
        <w:pStyle w:val="Caption"/>
        <w:keepNext/>
      </w:pPr>
      <w:bookmarkStart w:id="52" w:name="_Ref385921535"/>
      <w:bookmarkStart w:id="53" w:name="_Ref386749155"/>
      <w:r>
        <w:t xml:space="preserve">Equation </w:t>
      </w:r>
      <w:fldSimple w:instr=" SEQ Equation \* ARABIC ">
        <w:r w:rsidR="00402F4A">
          <w:rPr>
            <w:noProof/>
          </w:rPr>
          <w:t>2</w:t>
        </w:r>
      </w:fldSimple>
      <w:bookmarkEnd w:id="52"/>
      <w:r>
        <w:t xml:space="preserve"> SSY-Q</w:t>
      </w:r>
      <w:r w:rsidR="00672DD4">
        <w:t>max</w:t>
      </w:r>
      <w:r>
        <w:t xml:space="preserve"> Power functio</w:t>
      </w:r>
      <w:r w:rsidR="00F7041F">
        <w:t>n</w:t>
      </w:r>
      <w:bookmarkEnd w:id="53"/>
    </w:p>
    <w:tbl>
      <w:tblPr>
        <w:tblStyle w:val="TableGrid"/>
        <w:tblW w:w="0" w:type="auto"/>
        <w:tblLook w:val="04A0" w:firstRow="1" w:lastRow="0" w:firstColumn="1" w:lastColumn="0" w:noHBand="0" w:noVBand="1"/>
      </w:tblPr>
      <w:tblGrid>
        <w:gridCol w:w="3116"/>
        <w:gridCol w:w="3117"/>
        <w:gridCol w:w="3117"/>
      </w:tblGrid>
      <w:tr w:rsidR="00477409" w14:paraId="4A5B6313" w14:textId="77777777" w:rsidTr="00672DD4">
        <w:tc>
          <w:tcPr>
            <w:tcW w:w="3116" w:type="dxa"/>
            <w:tcBorders>
              <w:top w:val="nil"/>
              <w:left w:val="nil"/>
              <w:bottom w:val="nil"/>
              <w:right w:val="nil"/>
            </w:tcBorders>
          </w:tcPr>
          <w:p w14:paraId="0430B8F8" w14:textId="77777777" w:rsidR="00477409" w:rsidRDefault="00477409" w:rsidP="00633205"/>
        </w:tc>
        <w:tc>
          <w:tcPr>
            <w:tcW w:w="3117" w:type="dxa"/>
            <w:tcBorders>
              <w:top w:val="nil"/>
              <w:left w:val="nil"/>
              <w:bottom w:val="nil"/>
              <w:right w:val="nil"/>
            </w:tcBorders>
          </w:tcPr>
          <w:p w14:paraId="5C34A35C" w14:textId="35B12297" w:rsidR="00477409" w:rsidRDefault="00611774" w:rsidP="002663A3">
            <m:oMathPara>
              <m:oMath>
                <m:sSubSup>
                  <m:sSubSupPr>
                    <m:ctrlPr>
                      <w:rPr>
                        <w:rFonts w:ascii="Cambria Math" w:hAnsi="Cambria Math"/>
                        <w:i/>
                      </w:rPr>
                    </m:ctrlPr>
                  </m:sSubSupPr>
                  <m:e>
                    <m:r>
                      <w:rPr>
                        <w:rFonts w:ascii="Cambria Math" w:hAnsi="Cambria Math"/>
                      </w:rPr>
                      <m:t>SSY</m:t>
                    </m:r>
                  </m:e>
                  <m:sub>
                    <m:r>
                      <w:rPr>
                        <w:rFonts w:ascii="Cambria Math" w:hAnsi="Cambria Math"/>
                      </w:rPr>
                      <m:t xml:space="preserve">ev </m:t>
                    </m:r>
                  </m:sub>
                  <m:sup/>
                </m:sSubSup>
                <m:r>
                  <w:rPr>
                    <w:rFonts w:ascii="Cambria Math" w:hAnsi="Cambria Math"/>
                  </w:rPr>
                  <m:t>= α</m:t>
                </m:r>
                <m:sSubSup>
                  <m:sSubSupPr>
                    <m:ctrlPr>
                      <w:rPr>
                        <w:rFonts w:ascii="Cambria Math" w:hAnsi="Cambria Math"/>
                        <w:i/>
                      </w:rPr>
                    </m:ctrlPr>
                  </m:sSubSupPr>
                  <m:e>
                    <m:r>
                      <w:rPr>
                        <w:rFonts w:ascii="Cambria Math" w:hAnsi="Cambria Math"/>
                      </w:rPr>
                      <m:t>Q</m:t>
                    </m:r>
                  </m:e>
                  <m:sub>
                    <m:r>
                      <w:rPr>
                        <w:rFonts w:ascii="Cambria Math" w:hAnsi="Cambria Math"/>
                      </w:rPr>
                      <m:t>m</m:t>
                    </m:r>
                  </m:sub>
                  <m:sup>
                    <m:r>
                      <w:rPr>
                        <w:rFonts w:ascii="Cambria Math" w:hAnsi="Cambria Math"/>
                      </w:rPr>
                      <m:t>β</m:t>
                    </m:r>
                  </m:sup>
                </m:sSubSup>
              </m:oMath>
            </m:oMathPara>
          </w:p>
        </w:tc>
        <w:tc>
          <w:tcPr>
            <w:tcW w:w="3117" w:type="dxa"/>
            <w:tcBorders>
              <w:top w:val="nil"/>
              <w:left w:val="nil"/>
              <w:bottom w:val="nil"/>
              <w:right w:val="nil"/>
            </w:tcBorders>
          </w:tcPr>
          <w:p w14:paraId="6A6BF323" w14:textId="62FB1D75" w:rsidR="00477409" w:rsidRDefault="00750F4D" w:rsidP="00750F4D">
            <w:pPr>
              <w:jc w:val="right"/>
            </w:pPr>
            <w:r>
              <w:fldChar w:fldCharType="begin"/>
            </w:r>
            <w:r>
              <w:instrText xml:space="preserve"> REF _Ref385921535 \h </w:instrText>
            </w:r>
            <w:r>
              <w:fldChar w:fldCharType="separate"/>
            </w:r>
            <w:r w:rsidR="00402F4A">
              <w:t xml:space="preserve">Equation </w:t>
            </w:r>
            <w:r w:rsidR="00402F4A">
              <w:rPr>
                <w:noProof/>
              </w:rPr>
              <w:t>2</w:t>
            </w:r>
            <w:r>
              <w:fldChar w:fldCharType="end"/>
            </w:r>
          </w:p>
        </w:tc>
      </w:tr>
      <w:tr w:rsidR="00750F4D" w14:paraId="23D4EA43" w14:textId="77777777" w:rsidTr="00672DD4">
        <w:tc>
          <w:tcPr>
            <w:tcW w:w="9350" w:type="dxa"/>
            <w:gridSpan w:val="3"/>
            <w:tcBorders>
              <w:top w:val="nil"/>
              <w:left w:val="nil"/>
              <w:bottom w:val="nil"/>
              <w:right w:val="nil"/>
            </w:tcBorders>
          </w:tcPr>
          <w:p w14:paraId="1ED9C7DB" w14:textId="2BF3B289" w:rsidR="00750F4D" w:rsidRDefault="00750F4D">
            <w:r>
              <w:t xml:space="preserve">where the regression coefficients α and β are obtained by ordinary least squares regression on the logarithms of </w:t>
            </w:r>
            <w:r>
              <w:rPr>
                <w:i/>
              </w:rPr>
              <w:t>SSY</w:t>
            </w:r>
            <w:r>
              <w:rPr>
                <w:i/>
                <w:vertAlign w:val="subscript"/>
              </w:rPr>
              <w:t xml:space="preserve">ev  </w:t>
            </w:r>
            <w:r>
              <w:t xml:space="preserve">and </w:t>
            </w:r>
            <w:r>
              <w:rPr>
                <w:i/>
              </w:rPr>
              <w:t>Q</w:t>
            </w:r>
            <w:r w:rsidR="002663A3">
              <w:rPr>
                <w:i/>
                <w:vertAlign w:val="subscript"/>
              </w:rPr>
              <w:t>m</w:t>
            </w:r>
            <w:r w:rsidR="00F7041F">
              <w:t xml:space="preserve"> </w:t>
            </w:r>
            <w:r w:rsidR="00F7041F">
              <w:fldChar w:fldCharType="begin" w:fldLock="1"/>
            </w:r>
            <w:r w:rsidR="003169E1">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rsidR="00F7041F">
              <w:fldChar w:fldCharType="separate"/>
            </w:r>
            <w:r w:rsidR="00FC7C8C" w:rsidRPr="00FC7C8C">
              <w:rPr>
                <w:noProof/>
              </w:rPr>
              <w:t>(Basher et al., 2011; Duvert et al., 2012; Hicks, 1990)</w:t>
            </w:r>
            <w:r w:rsidR="00F7041F">
              <w:fldChar w:fldCharType="end"/>
            </w:r>
            <w:r w:rsidR="00F7041F">
              <w:t>.</w:t>
            </w:r>
          </w:p>
        </w:tc>
      </w:tr>
    </w:tbl>
    <w:p w14:paraId="35391E50" w14:textId="4ADA2246" w:rsidR="00B15EC9" w:rsidRDefault="00FC7C8C" w:rsidP="00FC7C8C">
      <w:pPr>
        <w:jc w:val="both"/>
      </w:pPr>
      <w:r>
        <w:tab/>
      </w:r>
      <w:r w:rsidR="00345A20">
        <w:tab/>
      </w:r>
      <w:r w:rsidR="00CA22D7">
        <w:t>While the relationship of SSY to</w:t>
      </w:r>
      <w:r w:rsidR="001F715F">
        <w:t xml:space="preserve"> various predictor variables </w:t>
      </w:r>
      <w:r w:rsidR="00CA22D7">
        <w:t>has been best described as a power law in other watersheds, the data collected in Faga’alu could be fit by a linear function</w:t>
      </w:r>
      <w:r w:rsidR="001F715F">
        <w:t xml:space="preserve"> in some cases</w:t>
      </w:r>
      <w:r w:rsidR="00CA22D7">
        <w:t xml:space="preserve">. </w:t>
      </w:r>
      <w:r w:rsidR="00345A20">
        <w:t>For this analysis</w:t>
      </w:r>
      <w:r w:rsidR="00363F04">
        <w:t>,</w:t>
      </w:r>
      <w:r w:rsidR="00345A20">
        <w:t xml:space="preserve"> two methods were used to fit a regression </w:t>
      </w:r>
      <w:r w:rsidR="00F7041F">
        <w:t>model</w:t>
      </w:r>
      <w:r w:rsidR="00363F04">
        <w:t xml:space="preserve"> for each predictor variable and SSY: 1) ordinary least squares regression on non-transformed data (LINEAR model), and 2) ordinary least squares regression on log-transformed data (POWER law model).</w:t>
      </w:r>
      <w:r w:rsidR="00F7041F">
        <w:t xml:space="preserve"> A coefficient</w:t>
      </w:r>
      <w:r w:rsidR="00363F04">
        <w:t xml:space="preserve"> of determination (r</w:t>
      </w:r>
      <w:r w:rsidR="00363F04" w:rsidRPr="000023CD">
        <w:rPr>
          <w:rFonts w:asciiTheme="majorHAnsi" w:eastAsiaTheme="majorEastAsia" w:hAnsiTheme="majorHAnsi" w:cstheme="majorBidi"/>
          <w:b/>
          <w:i/>
          <w:sz w:val="24"/>
          <w:szCs w:val="26"/>
          <w:vertAlign w:val="superscript"/>
        </w:rPr>
        <w:t>2</w:t>
      </w:r>
      <w:r w:rsidR="00363F04">
        <w:t>) was calculated to determine which model best fit the data.</w:t>
      </w:r>
      <w:r w:rsidR="001F715F">
        <w:t xml:space="preserve"> </w:t>
      </w:r>
    </w:p>
    <w:p w14:paraId="5494F6D9" w14:textId="165DF966" w:rsidR="00FC7C8C" w:rsidRDefault="00FC7C8C" w:rsidP="00FC7C8C">
      <w:pPr>
        <w:pStyle w:val="Heading2"/>
      </w:pPr>
      <w:r>
        <w:t>Determining human impacts on suspended sediment yield (SSY)</w:t>
      </w:r>
    </w:p>
    <w:p w14:paraId="5C9944FF" w14:textId="09684D54" w:rsidR="00EC50B3" w:rsidRDefault="00EC50B3" w:rsidP="004D341B">
      <w:pPr>
        <w:pStyle w:val="Heading3"/>
      </w:pPr>
      <w:r>
        <w:t>Comparing SSC samples during base- and stormflows using boxplots and EMC (MEC)</w:t>
      </w:r>
    </w:p>
    <w:p w14:paraId="133116AB" w14:textId="1BBB30CD" w:rsidR="003F1F48" w:rsidRDefault="003F1F48" w:rsidP="00EC50B3">
      <w:r>
        <w:t>5 methods to calculate mean sediment concentration from field data</w:t>
      </w:r>
    </w:p>
    <w:p w14:paraId="540344C2" w14:textId="42FF7451" w:rsidR="00A273EC" w:rsidRDefault="00A273EC" w:rsidP="00EC50B3">
      <w:r w:rsidRPr="00A273EC">
        <w:t>the value of any ap- proach is dependent on an adequate spread of samples across the hydrograph. The</w:t>
      </w:r>
    </w:p>
    <w:p w14:paraId="6D95740B" w14:textId="77777777" w:rsidR="003F1F48" w:rsidRDefault="003F1F48" w:rsidP="00EC50B3">
      <w:r>
        <w:t xml:space="preserve">MEC: </w:t>
      </w:r>
      <w:r w:rsidRPr="003F1F48">
        <w:t>‘mean’ concentrations are based</w:t>
      </w:r>
      <w:r>
        <w:t xml:space="preserve"> on direct measurements of con</w:t>
      </w:r>
      <w:r w:rsidRPr="003F1F48">
        <w:t>centration rather than</w:t>
      </w:r>
      <w:r>
        <w:t>…</w:t>
      </w:r>
    </w:p>
    <w:p w14:paraId="17DFDBEC" w14:textId="221F3B43" w:rsidR="003F1F48" w:rsidRDefault="003F1F48" w:rsidP="003F1F48">
      <w:r>
        <w:t>EMC:</w:t>
      </w:r>
      <w:r w:rsidRPr="003F1F48">
        <w:t xml:space="preserve"> using the concentration data to estimate a load, and then deriving a flow weighted (or indirect) concentrati</w:t>
      </w:r>
      <w:r>
        <w:t>on by dividing the load by flow.</w:t>
      </w:r>
      <w:r w:rsidRPr="003F1F48">
        <w:t>EMC is a flow-weighted average of concentration and</w:t>
      </w:r>
      <w:r>
        <w:t xml:space="preserve"> is reported in units of milli</w:t>
      </w:r>
      <w:r w:rsidRPr="003F1F48">
        <w:t>grams per liter (Charbeneau and Barrett, 1998). It is defined as total constituent mass, M, discharged during an event divided by total volume (V) of discharge during an event (Huber, 1993</w:t>
      </w:r>
      <w:r>
        <w:t xml:space="preserve">) </w:t>
      </w:r>
      <w:r>
        <w:fldChar w:fldCharType="begin" w:fldLock="1"/>
      </w:r>
      <w:r w:rsidR="003169E1">
        <w:instrText>ADDIN CSL_CITATION { "citationItems" : [ { "id" : "ITEM-1",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"ITEM-1",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"mendeley" : { "previouslyFormattedCitation" : "(Bartley et al., 2012)" }, "properties" : { "noteIndex" : 0 }, "schema" : "https://github.com/citation-style-language/schema/raw/master/csl-citation.json" }</w:instrText>
      </w:r>
      <w:r>
        <w:fldChar w:fldCharType="separate"/>
      </w:r>
      <w:r w:rsidRPr="00EC50B3">
        <w:rPr>
          <w:noProof/>
        </w:rPr>
        <w:t>(Bartley et al., 2012)</w:t>
      </w:r>
      <w:r>
        <w:fldChar w:fldCharType="end"/>
      </w:r>
    </w:p>
    <w:p w14:paraId="4DE963EB" w14:textId="1BE8A027" w:rsidR="003F1F48" w:rsidRPr="00EC50B3" w:rsidRDefault="003F1F48" w:rsidP="00EC50B3"/>
    <w:p w14:paraId="7ED95B6F" w14:textId="33A3BC0B" w:rsidR="004D341B" w:rsidRDefault="004D341B" w:rsidP="004D341B">
      <w:pPr>
        <w:pStyle w:val="Heading3"/>
      </w:pPr>
      <w:r>
        <w:t>Comparing SSY-Qmax models</w:t>
      </w:r>
    </w:p>
    <w:p w14:paraId="3B8292CA" w14:textId="1CD454AE" w:rsidR="00B15EC9" w:rsidRDefault="004C4D4F" w:rsidP="00FC7C8C">
      <w:pPr>
        <w:ind w:firstLine="576"/>
        <w:jc w:val="both"/>
      </w:pPr>
      <w:r>
        <w:t>It was hypothesized that the relative increase in SSY from human disturbance is highest for small storms when easily eroded sediment from disturbed surfaces in the lower watershed is the dominant source, but for large storms the dominant sediment source becomes mass movements and bank erosion from the much larger undisturbed uplands. To test this hypothesis, area-normalized SSY from the undisturbed, UPPER and human-disturbed, TOTAL watersheds were compared over a range of storm sizes</w:t>
      </w:r>
      <w:r w:rsidR="00C127BE">
        <w:t>.</w:t>
      </w:r>
    </w:p>
    <w:p w14:paraId="3012EE05" w14:textId="589A9AAF" w:rsidR="00B15EC9" w:rsidRDefault="00B15EC9" w:rsidP="000023CD">
      <w:pPr>
        <w:pStyle w:val="Heading3"/>
      </w:pPr>
      <w:r>
        <w:lastRenderedPageBreak/>
        <w:t>Sediment budget</w:t>
      </w:r>
    </w:p>
    <w:p w14:paraId="09015BC5" w14:textId="3B96FBD8" w:rsidR="00B15EC9" w:rsidRDefault="00B15EC9" w:rsidP="000023CD">
      <w:pPr>
        <w:ind w:firstLine="576"/>
        <w:jc w:val="both"/>
      </w:pPr>
      <w:r>
        <w:t xml:space="preserve">Another approach </w:t>
      </w:r>
      <w:r w:rsidR="00AC084A">
        <w:t>to quantify the impact of human disturbance on SSY is the use of a sediment budget</w:t>
      </w:r>
      <w:r w:rsidR="007432FC">
        <w:t xml:space="preserve"> </w:t>
      </w:r>
      <w:commentRangeStart w:id="54"/>
      <w:r w:rsidR="007432FC">
        <w:fldChar w:fldCharType="begin" w:fldLock="1"/>
      </w:r>
      <w:r w:rsidR="003169E1">
        <w:instrText>ADDIN CSL_CITATION { "citationItems" : [ { "id" : "ITEM-1", "itemData" : { "DOI" : "10.1130/B26452.1", "ISSN" : "0016-7606", "author" : [ { "dropping-particle" : "", "family" : "Warrick", "given" : "J. a.", "non-dropping-particle" : "", "parse-names" : false, "suffix" : "" }, { "dropping-particle" : "", "family" : "Mertes", "given" : "L. a.K.", "non-dropping-particle" : "", "parse-names" : false, "suffix" : "" } ], "container-title" : "Geological Society of America Bulletin", "id" : "ITEM-1", "issue" : "7-8", "issued" : { "date-parts" : [ [ "2009", "4", "24" ] ] }, "page" : "1054-1070", "title" : "Sediment yield from the tectonically active semiarid Western Transverse Ranges of California", "type" : "article-journal", "volume" : "121" }, "uris" : [ "http://www.mendeley.com/documents/?uuid=fb6e26a9-b969-4260-89bb-f2fcff94c055" ] } ], "mendeley" : { "previouslyFormattedCitation" : "(Warrick and Mertes, 2009)" }, "properties" : { "noteIndex" : 0 }, "schema" : "https://github.com/citation-style-language/schema/raw/master/csl-citation.json" }</w:instrText>
      </w:r>
      <w:r w:rsidR="007432FC">
        <w:fldChar w:fldCharType="separate"/>
      </w:r>
      <w:r w:rsidR="007432FC" w:rsidRPr="007432FC">
        <w:rPr>
          <w:noProof/>
        </w:rPr>
        <w:t>(Warrick and Mertes, 2009)</w:t>
      </w:r>
      <w:r w:rsidR="007432FC">
        <w:fldChar w:fldCharType="end"/>
      </w:r>
      <w:commentRangeEnd w:id="54"/>
      <w:r w:rsidR="00FB70B1">
        <w:rPr>
          <w:rStyle w:val="CommentReference"/>
        </w:rPr>
        <w:commentReference w:id="54"/>
      </w:r>
      <w:r w:rsidR="00AC084A">
        <w:t>. The sediment budget</w:t>
      </w:r>
      <w:r>
        <w:t xml:space="preserve"> quantifies the contribution of key sediment sources</w:t>
      </w:r>
      <w:r w:rsidR="00AC084A">
        <w:t xml:space="preserve"> or subwatersheds</w:t>
      </w:r>
      <w:r>
        <w:t xml:space="preserve"> to the overall sediment yield from the </w:t>
      </w:r>
      <w:r w:rsidR="00AC084A">
        <w:t xml:space="preserve">total </w:t>
      </w:r>
      <w:r>
        <w:t xml:space="preserve">watershed </w:t>
      </w:r>
      <w:r>
        <w:fldChar w:fldCharType="begin" w:fldLock="1"/>
      </w:r>
      <w:r w:rsidR="003169E1">
        <w:instrText>ADDIN CSL_CITATION { "citationItems" : [ { "id" : "ITEM-1", "itemData" : { "ISBN" : "0018-8158", "author" : [ { "dropping-particle" : "", "family" : "Slaymaker", "given" : "Olav", "non-dropping-particle" : "", "parse-names" : false, "suffix" : "" } ], "container-title" : "Hydrobiologia", "id" : "ITEM-1", "issue" : "1", "issued" : { "date-parts" : [ [ "2003" ] ] }, "page" : "71-82", "title" : "The sediment budget as conceptual framework and management tool", "type" : "article-journal", "volume" : "494" }, "uris" : [ "http://www.mendeley.com/documents/?uuid=748aa7eb-6618-4830-b6af-fae1f7789606" ] } ], "mendeley" : { "previouslyFormattedCitation" : "(Slaymaker, 2003)" }, "properties" : { "noteIndex" : 0 }, "schema" : "https://github.com/citation-style-language/schema/raw/master/csl-citation.json" }</w:instrText>
      </w:r>
      <w:r>
        <w:fldChar w:fldCharType="separate"/>
      </w:r>
      <w:r w:rsidR="00FC7C8C" w:rsidRPr="00FC7C8C">
        <w:rPr>
          <w:noProof/>
        </w:rPr>
        <w:t>(Slaymaker, 2003)</w:t>
      </w:r>
      <w:r>
        <w:fldChar w:fldCharType="end"/>
      </w:r>
      <w:r>
        <w:t>. Specific sediment yield from key land uses or area</w:t>
      </w:r>
      <w:r w:rsidR="004D34F9">
        <w:t>s can be</w:t>
      </w:r>
      <w:r>
        <w:t xml:space="preserve"> used to calculate the total contribution to total sediment loading. The objective of this research was to quantify the total human impact on sediment loading to the bay as it relates to increased coral sedimentation. Analysis of specific human disturbances like urban, quarrying, or agriculture would be useful for focusing further management, but are outside the scope of this analysis. </w:t>
      </w:r>
    </w:p>
    <w:p w14:paraId="3A4314A7" w14:textId="158BF993" w:rsidR="00386BE5" w:rsidRDefault="00386BE5" w:rsidP="000023CD">
      <w:pPr>
        <w:ind w:firstLine="576"/>
        <w:jc w:val="both"/>
      </w:pPr>
      <w:commentRangeStart w:id="55"/>
      <w:commentRangeStart w:id="56"/>
      <w:r>
        <w:t>The total Faga’alu watershed (TOTAL), draining to VILLAGE, was separated into two nested subwatersheds for analysis: the upstream, undisturbed forest portion of the watershed (UPPER), and the downstream, human-disturbed portion of the watershed (LOWER)</w:t>
      </w:r>
      <w:r w:rsidR="00FC7C8C">
        <w:t xml:space="preserve"> </w:t>
      </w:r>
      <w:commentRangeEnd w:id="55"/>
      <w:r w:rsidR="00B754E7">
        <w:rPr>
          <w:rStyle w:val="CommentReference"/>
        </w:rPr>
        <w:commentReference w:id="55"/>
      </w:r>
      <w:commentRangeEnd w:id="56"/>
      <w:r w:rsidR="004D34F9">
        <w:rPr>
          <w:rStyle w:val="CommentReference"/>
        </w:rPr>
        <w:commentReference w:id="56"/>
      </w:r>
      <w:r>
        <w:t>(</w:t>
      </w:r>
      <w:r w:rsidR="00FC7C8C">
        <w:fldChar w:fldCharType="begin"/>
      </w:r>
      <w:r w:rsidR="00FC7C8C">
        <w:instrText xml:space="preserve"> REF _Ref387996184 \h </w:instrText>
      </w:r>
      <w:r w:rsidR="00FC7C8C">
        <w:fldChar w:fldCharType="separate"/>
      </w:r>
      <w:r w:rsidR="00402F4A">
        <w:t xml:space="preserve">Figure </w:t>
      </w:r>
      <w:r w:rsidR="00402F4A">
        <w:rPr>
          <w:noProof/>
        </w:rPr>
        <w:t>3</w:t>
      </w:r>
      <w:r w:rsidR="00FC7C8C">
        <w:fldChar w:fldCharType="end"/>
      </w:r>
      <w:r>
        <w:fldChar w:fldCharType="begin"/>
      </w:r>
      <w:r>
        <w:instrText xml:space="preserve"> REF _Ref383161432 \h </w:instrText>
      </w:r>
      <w:r w:rsidR="00FC7C8C">
        <w:instrText xml:space="preserve"> \* MERGEFORMAT </w:instrText>
      </w:r>
      <w:r>
        <w:fldChar w:fldCharType="end"/>
      </w:r>
      <w:r>
        <w:t>). SSY from the UPPER watershed (SSY</w:t>
      </w:r>
      <w:r w:rsidRPr="00CB1411">
        <w:rPr>
          <w:vertAlign w:val="subscript"/>
        </w:rPr>
        <w:t>UPPER</w:t>
      </w:r>
      <w:r>
        <w:t>) is measured at FOREST, and SSY from the total watershed (SSY</w:t>
      </w:r>
      <w:r w:rsidRPr="00CB1411">
        <w:rPr>
          <w:vertAlign w:val="subscript"/>
        </w:rPr>
        <w:t>TOTAL</w:t>
      </w:r>
      <w:r>
        <w:t>) is measured at VILLAGE. For each storm event, the SSY from the UPPER watershed can be subtracted from the SSY from the TOTAL watershed to find the contribution of the human-disturbed LOWER watershed</w:t>
      </w:r>
      <w:r w:rsidRPr="00FB0137">
        <w:t xml:space="preserve"> </w:t>
      </w:r>
      <w:r>
        <w:t>(SSY</w:t>
      </w:r>
      <w:r>
        <w:rPr>
          <w:vertAlign w:val="subscript"/>
        </w:rPr>
        <w:t>LOWER</w:t>
      </w:r>
      <w:r w:rsidRPr="00FB0137">
        <w:t xml:space="preserve"> </w:t>
      </w:r>
      <w:r>
        <w:t>= SSY</w:t>
      </w:r>
      <w:r w:rsidRPr="00CB1411">
        <w:rPr>
          <w:vertAlign w:val="subscript"/>
        </w:rPr>
        <w:t>TOTA</w:t>
      </w:r>
      <w:r>
        <w:rPr>
          <w:vertAlign w:val="subscript"/>
        </w:rPr>
        <w:t>L</w:t>
      </w:r>
      <w:r>
        <w:t xml:space="preserve"> -SSY</w:t>
      </w:r>
      <w:r w:rsidRPr="00CB1411">
        <w:rPr>
          <w:vertAlign w:val="subscript"/>
        </w:rPr>
        <w:t>UPPER</w:t>
      </w:r>
      <w:r>
        <w:t>). The percent contribution from subwatersheds to SSY</w:t>
      </w:r>
      <w:r w:rsidRPr="00CB1411">
        <w:rPr>
          <w:vertAlign w:val="subscript"/>
        </w:rPr>
        <w:t>TOTAL</w:t>
      </w:r>
      <w:r>
        <w:t xml:space="preserve"> was calculated for UPPER (SSY</w:t>
      </w:r>
      <w:r w:rsidRPr="00CB1411">
        <w:rPr>
          <w:vertAlign w:val="subscript"/>
        </w:rPr>
        <w:t>UPPER</w:t>
      </w:r>
      <w:r>
        <w:t>/SSY</w:t>
      </w:r>
      <w:r w:rsidRPr="00CB1411">
        <w:rPr>
          <w:vertAlign w:val="subscript"/>
        </w:rPr>
        <w:t>TOTAL</w:t>
      </w:r>
      <w:r>
        <w:t>) and LOWER (SSY</w:t>
      </w:r>
      <w:r>
        <w:rPr>
          <w:vertAlign w:val="subscript"/>
        </w:rPr>
        <w:t>LOWER</w:t>
      </w:r>
      <w:r>
        <w:t>/SSY</w:t>
      </w:r>
      <w:r w:rsidRPr="00CB1411">
        <w:rPr>
          <w:vertAlign w:val="subscript"/>
        </w:rPr>
        <w:t>TOTA</w:t>
      </w:r>
      <w:r>
        <w:rPr>
          <w:vertAlign w:val="subscript"/>
        </w:rPr>
        <w:t>L</w:t>
      </w:r>
      <w:r w:rsidRPr="00CB1411">
        <w:t xml:space="preserve">), and </w:t>
      </w:r>
      <w:r>
        <w:t>averaged to determine the contribution</w:t>
      </w:r>
      <w:r w:rsidR="00A3423E">
        <w:t xml:space="preserve"> (%)</w:t>
      </w:r>
      <w:r>
        <w:t xml:space="preserve"> </w:t>
      </w:r>
      <w:r w:rsidR="00A3423E">
        <w:t>from</w:t>
      </w:r>
      <w:r>
        <w:t xml:space="preserve"> each subwatershed to total sediment loading.</w:t>
      </w:r>
    </w:p>
    <w:p w14:paraId="6002E662" w14:textId="2EAD4E45" w:rsidR="0007001F" w:rsidRDefault="0007001F" w:rsidP="0007001F">
      <w:pPr>
        <w:ind w:firstLine="576"/>
        <w:jc w:val="both"/>
      </w:pPr>
      <w:r>
        <w:t>The sediment loading at the downstream VILLAGE site is the sum of contributions from the upper, forested watershed, forested parts of the lower watershed, and human-disturbed portions of the lower watershed:</w:t>
      </w:r>
    </w:p>
    <w:p w14:paraId="6A4D1CAF" w14:textId="77777777" w:rsidR="0007001F" w:rsidRDefault="0007001F" w:rsidP="0007001F">
      <w:pPr>
        <w:ind w:firstLine="576"/>
        <w:jc w:val="both"/>
      </w:pPr>
      <w:r>
        <w:t xml:space="preserve">    SSY</w:t>
      </w:r>
      <w:r w:rsidRPr="00663443">
        <w:rPr>
          <w:vertAlign w:val="subscript"/>
        </w:rPr>
        <w:t>VILLAGE</w:t>
      </w:r>
      <w:r>
        <w:t xml:space="preserve"> = SSY</w:t>
      </w:r>
      <w:r w:rsidRPr="00663443">
        <w:rPr>
          <w:vertAlign w:val="subscript"/>
        </w:rPr>
        <w:t>UPPER</w:t>
      </w:r>
      <w:r>
        <w:t xml:space="preserve"> + SSY</w:t>
      </w:r>
      <w:r w:rsidRPr="00663443">
        <w:rPr>
          <w:vertAlign w:val="subscript"/>
        </w:rPr>
        <w:t xml:space="preserve">LOWER-FOREST </w:t>
      </w:r>
      <w:r>
        <w:t>+ SSY</w:t>
      </w:r>
      <w:r w:rsidRPr="00663443">
        <w:rPr>
          <w:vertAlign w:val="subscript"/>
        </w:rPr>
        <w:t>LOWER-HUMAN</w:t>
      </w:r>
    </w:p>
    <w:p w14:paraId="2B5252AC" w14:textId="77777777" w:rsidR="0007001F" w:rsidRDefault="0007001F" w:rsidP="0007001F">
      <w:pPr>
        <w:ind w:firstLine="576"/>
        <w:jc w:val="both"/>
      </w:pPr>
      <w:r>
        <w:t>SSY</w:t>
      </w:r>
      <w:r w:rsidRPr="00663443">
        <w:rPr>
          <w:vertAlign w:val="subscript"/>
        </w:rPr>
        <w:t>LOWER-FOREST</w:t>
      </w:r>
      <w:r>
        <w:rPr>
          <w:vertAlign w:val="subscript"/>
        </w:rPr>
        <w:t xml:space="preserve"> </w:t>
      </w:r>
      <w:r>
        <w:t>is estimated as the specific sediment yield of the upper watershed times the area of the lower watershed in forest cover:</w:t>
      </w:r>
    </w:p>
    <w:p w14:paraId="103A55F2" w14:textId="77777777" w:rsidR="0007001F" w:rsidRDefault="0007001F" w:rsidP="0007001F">
      <w:pPr>
        <w:ind w:firstLine="576"/>
        <w:jc w:val="both"/>
      </w:pPr>
      <w:r>
        <w:t xml:space="preserve">   SSY</w:t>
      </w:r>
      <w:r w:rsidRPr="00663443">
        <w:rPr>
          <w:vertAlign w:val="subscript"/>
        </w:rPr>
        <w:t>LOWER-FOREST</w:t>
      </w:r>
      <w:r>
        <w:rPr>
          <w:vertAlign w:val="subscript"/>
        </w:rPr>
        <w:t xml:space="preserve"> </w:t>
      </w:r>
      <w:r>
        <w:t>=</w:t>
      </w:r>
      <w:r w:rsidRPr="00663443">
        <w:t xml:space="preserve"> </w:t>
      </w:r>
      <w:r>
        <w:t>SSY</w:t>
      </w:r>
      <w:r w:rsidRPr="00663443">
        <w:rPr>
          <w:vertAlign w:val="subscript"/>
        </w:rPr>
        <w:t>UPPER</w:t>
      </w:r>
      <w:r>
        <w:t xml:space="preserve"> *(Area</w:t>
      </w:r>
      <w:r w:rsidRPr="00663443">
        <w:rPr>
          <w:vertAlign w:val="subscript"/>
        </w:rPr>
        <w:t xml:space="preserve"> LOWER-FOREST</w:t>
      </w:r>
      <w:r>
        <w:rPr>
          <w:vertAlign w:val="subscript"/>
        </w:rPr>
        <w:t xml:space="preserve"> </w:t>
      </w:r>
      <w:r>
        <w:t>/Area</w:t>
      </w:r>
      <w:r w:rsidRPr="00663443">
        <w:rPr>
          <w:vertAlign w:val="subscript"/>
        </w:rPr>
        <w:t>UPPER</w:t>
      </w:r>
      <w:r>
        <w:t>)</w:t>
      </w:r>
    </w:p>
    <w:p w14:paraId="28FFE701" w14:textId="77777777" w:rsidR="0007001F" w:rsidRDefault="0007001F" w:rsidP="0007001F">
      <w:pPr>
        <w:jc w:val="both"/>
      </w:pPr>
      <w:r>
        <w:t>The SSY</w:t>
      </w:r>
      <w:r w:rsidRPr="00663443">
        <w:rPr>
          <w:vertAlign w:val="subscript"/>
        </w:rPr>
        <w:t>LOWER-HUMAN</w:t>
      </w:r>
      <w:r>
        <w:t xml:space="preserve"> is then calculated by difference.  </w:t>
      </w:r>
    </w:p>
    <w:p w14:paraId="7C4DCCC7" w14:textId="77777777" w:rsidR="0007001F" w:rsidRDefault="0007001F" w:rsidP="0007001F">
      <w:pPr>
        <w:ind w:firstLine="576"/>
        <w:jc w:val="both"/>
      </w:pPr>
      <w:r>
        <w:t>The disturbance ratio is the ratio of SSY</w:t>
      </w:r>
      <w:r w:rsidRPr="00663443">
        <w:rPr>
          <w:vertAlign w:val="subscript"/>
        </w:rPr>
        <w:t>VILLAGE</w:t>
      </w:r>
      <w:r>
        <w:rPr>
          <w:vertAlign w:val="subscript"/>
        </w:rPr>
        <w:t xml:space="preserve"> </w:t>
      </w:r>
      <w:r>
        <w:t>under current conditions to SSY</w:t>
      </w:r>
      <w:r w:rsidRPr="00663443">
        <w:rPr>
          <w:vertAlign w:val="subscript"/>
        </w:rPr>
        <w:t>VILLAGE</w:t>
      </w:r>
      <w:r>
        <w:t xml:space="preserve"> under pre-disturbance conditions:</w:t>
      </w:r>
    </w:p>
    <w:p w14:paraId="4FB5F011" w14:textId="77777777" w:rsidR="0007001F" w:rsidRDefault="0007001F" w:rsidP="0007001F">
      <w:pPr>
        <w:ind w:firstLine="576"/>
        <w:jc w:val="both"/>
      </w:pPr>
      <w:r>
        <w:t>DR = SSY</w:t>
      </w:r>
      <w:r w:rsidRPr="00663443">
        <w:rPr>
          <w:vertAlign w:val="subscript"/>
        </w:rPr>
        <w:t>VILLAGE</w:t>
      </w:r>
      <w:r>
        <w:t>/(SSY</w:t>
      </w:r>
      <w:r w:rsidRPr="00663443">
        <w:rPr>
          <w:vertAlign w:val="subscript"/>
        </w:rPr>
        <w:t xml:space="preserve">UPPER </w:t>
      </w:r>
      <w:r>
        <w:t>+ SSY</w:t>
      </w:r>
      <w:r w:rsidRPr="00663443">
        <w:rPr>
          <w:vertAlign w:val="subscript"/>
        </w:rPr>
        <w:t>UPPER</w:t>
      </w:r>
      <w:r>
        <w:t>*(Area</w:t>
      </w:r>
      <w:r w:rsidRPr="00663443">
        <w:rPr>
          <w:vertAlign w:val="subscript"/>
        </w:rPr>
        <w:t>TOTAL</w:t>
      </w:r>
      <w:r>
        <w:t>/Area</w:t>
      </w:r>
      <w:r w:rsidRPr="00663443">
        <w:rPr>
          <w:vertAlign w:val="subscript"/>
        </w:rPr>
        <w:t>UPPER</w:t>
      </w:r>
      <w:r>
        <w:t>))</w:t>
      </w:r>
    </w:p>
    <w:p w14:paraId="11C7AD19" w14:textId="77777777" w:rsidR="0007001F" w:rsidRDefault="0007001F" w:rsidP="0007001F">
      <w:pPr>
        <w:jc w:val="both"/>
      </w:pPr>
      <w:r>
        <w:t>The separate contributions of the quarry and village can be determined as:</w:t>
      </w:r>
    </w:p>
    <w:p w14:paraId="37E17EEB" w14:textId="77777777" w:rsidR="006467A7" w:rsidRDefault="006467A7" w:rsidP="006467A7">
      <w:pPr>
        <w:ind w:firstLine="576"/>
        <w:jc w:val="both"/>
      </w:pPr>
    </w:p>
    <w:p w14:paraId="45976CDD" w14:textId="77777777" w:rsidR="006467A7" w:rsidRDefault="006467A7" w:rsidP="000023CD">
      <w:pPr>
        <w:ind w:firstLine="576"/>
        <w:jc w:val="both"/>
      </w:pPr>
    </w:p>
    <w:p w14:paraId="010B8692" w14:textId="02200DC8" w:rsidR="00B754E7" w:rsidRDefault="00B754E7" w:rsidP="000023CD">
      <w:pPr>
        <w:ind w:firstLine="576"/>
        <w:jc w:val="both"/>
      </w:pPr>
      <w:r>
        <w:t>What about the sediment sampling at Quarry?  Didn’t you calculate the contribution there?</w:t>
      </w:r>
    </w:p>
    <w:p w14:paraId="12868979" w14:textId="21BE4367" w:rsidR="00C26E73" w:rsidRDefault="00C26E73" w:rsidP="000023CD">
      <w:pPr>
        <w:pStyle w:val="Heading2"/>
      </w:pPr>
      <w:r>
        <w:t>Uncertainty</w:t>
      </w:r>
    </w:p>
    <w:p w14:paraId="29156A6C" w14:textId="5030A68B" w:rsidR="00B0687C" w:rsidRDefault="00B0687C" w:rsidP="00B0687C">
      <w:pPr>
        <w:ind w:firstLine="576"/>
      </w:pPr>
      <w:r>
        <w:t>Throughout this manuscript, ‘‘error’’ and ‘‘uncertainty’’ are used synonymously and are defined as random variation affected by the appropriate use of accepted procedures (Haan, 2002).</w:t>
      </w:r>
    </w:p>
    <w:p w14:paraId="30FE1FE2" w14:textId="721B3208" w:rsidR="002A1E09" w:rsidRDefault="00C26E73" w:rsidP="004D34F9">
      <w:pPr>
        <w:ind w:firstLine="576"/>
      </w:pPr>
      <w:r w:rsidRPr="00C26E73">
        <w:lastRenderedPageBreak/>
        <w:t xml:space="preserve">Uncertainty associated with the sediment yield estimates </w:t>
      </w:r>
      <w:r w:rsidR="00D37B75">
        <w:t xml:space="preserve">arises from measurement and model errors. Measurement errors </w:t>
      </w:r>
      <w:r w:rsidR="00194644">
        <w:t>include errors in</w:t>
      </w:r>
      <w:r w:rsidR="004235B4">
        <w:t xml:space="preserve"> the</w:t>
      </w:r>
      <w:r w:rsidR="00194644">
        <w:t xml:space="preserve"> </w:t>
      </w:r>
      <w:commentRangeStart w:id="57"/>
      <w:commentRangeStart w:id="58"/>
      <w:r w:rsidR="00194644">
        <w:t>rain gauge measurements</w:t>
      </w:r>
      <w:r w:rsidR="004D34F9">
        <w:t xml:space="preserve"> due to spatial or orographic heterogeneity</w:t>
      </w:r>
      <w:r w:rsidR="00194644">
        <w:t>,</w:t>
      </w:r>
      <w:commentRangeEnd w:id="57"/>
      <w:r w:rsidR="00B754E7">
        <w:rPr>
          <w:rStyle w:val="CommentReference"/>
        </w:rPr>
        <w:commentReference w:id="57"/>
      </w:r>
      <w:commentRangeEnd w:id="58"/>
      <w:r w:rsidR="004D34F9">
        <w:rPr>
          <w:rStyle w:val="CommentReference"/>
        </w:rPr>
        <w:commentReference w:id="58"/>
      </w:r>
      <w:r w:rsidR="002E0244">
        <w:t xml:space="preserve"> errors in</w:t>
      </w:r>
      <w:r w:rsidR="00194644">
        <w:t xml:space="preserve"> stage</w:t>
      </w:r>
      <w:r w:rsidR="004235B4">
        <w:t xml:space="preserve"> height</w:t>
      </w:r>
      <w:r w:rsidR="00194644">
        <w:t xml:space="preserve"> </w:t>
      </w:r>
      <w:r w:rsidR="002E0244">
        <w:t>from barometric pressure correction, errors in discharge measurements associated with the area-velocity method,</w:t>
      </w:r>
      <w:r w:rsidR="00B754E7">
        <w:t xml:space="preserve"> </w:t>
      </w:r>
      <w:r w:rsidR="002E0244">
        <w:t xml:space="preserve">and sensor drift of optical turbidity </w:t>
      </w:r>
      <w:r w:rsidR="00FC7C8C">
        <w:t>instruments</w:t>
      </w:r>
      <w:r w:rsidR="002E0244">
        <w:t>, etc. Model errors include</w:t>
      </w:r>
      <w:r w:rsidR="00D37B75">
        <w:t xml:space="preserve"> the variance in the stage-discharge</w:t>
      </w:r>
      <w:r w:rsidR="002E0244">
        <w:t xml:space="preserve"> relationship, variance in turbidity-SSC relationship, and the fitting of rating curves to these relationships. Errors are propagated through the estimates of event SSY so some measure of uncertainty in the final estimate is warranted, but outside the scope of this paper.</w:t>
      </w:r>
    </w:p>
    <w:p w14:paraId="6B72EF07" w14:textId="2FAD0523" w:rsidR="00AD5070" w:rsidRDefault="00800FD2" w:rsidP="004D34F9">
      <w:pPr>
        <w:ind w:firstLine="576"/>
      </w:pPr>
      <w:r>
        <w:t>Various methods….</w:t>
      </w:r>
      <w:r w:rsidR="00AD5070">
        <w:fldChar w:fldCharType="begin" w:fldLock="1"/>
      </w:r>
      <w:r w:rsidR="003169E1">
        <w:instrText>ADDIN CSL_CITATION { "citationItems" : [ { "id" : "ITEM-1",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"ITEM-1", "issue" : "428-429", "issued" : { "date-parts" : [ [ "2012" ] ] }, "page" : "170-181", "title" : "Forests and erosion: Insights from a study of suspended-sediment dynamics in an overland flow-prone rainforest catchment", "type" : "article-journal" }, "uris" : [ "http://www.mendeley.com/documents/?uuid=b82faf52-48b9-420d-a9dc-e7be4cac6821" ] }, { "id" : "ITEM-2", "itemData" : { "DOI" : "10.1016/j.jhydrol.2010.12.025", "ISSN" : "00221694", "author" : [ { "dropping-particle" : "", "family" : "Navratil", "given" : "O.", "non-dropping-particle" : "", "parse-names" : false, "suffix" : "" }, { "dropping-particle" : "", "family" : "Esteves", "given" : "M.", "non-dropping-particle" : "", "parse-names" : false, "suffix" : "" }, { "dropping-particle" : "", "family" : "Legout", "given" : "C.", "non-dropping-particle" : "", "parse-names" : false, "suffix" : "" }, { "dropping-particle" : "", "family" : "Gratiot", "given" : "N.", "non-dropping-particle" : "", "parse-names" : false, "suffix" : "" }, { "dropping-particle" : "", "family" : "Nemery", "given" : "J.", "non-dropping-particle" : "", "parse-names" : false, "suffix" : "" }, { "dropping-particle" : "", "family" : "Willmore", "given" : "S.", "non-dropping-particle" : "", "parse-names" : false, "suffix" : "" }, { "dropping-particle" : "", "family" : "Grangeon", "given" : "T.", "non-dropping-particle" : "", "parse-names" : false, "suffix" : "" } ], "container-title" : "Journal of Hydrology", "id" : "ITEM-2", "issue" : "3-4", "issued" : { "date-parts" : [ [ "2011", "2" ] ] }, "page" : "246-259", "title" : "Global uncertainty analysis of suspended sediment monitoring using turbidimeter in a small mountainous river catchment", "type" : "article-journal", "volume" : "398" }, "uris" : [ "http://www.mendeley.com/documents/?uuid=e8dbbc88-d340-47c0-950f-a6b4aa0f77df" ] } ], "mendeley" : { "previouslyFormattedCitation" : "(Navratil et al., 2011; Zimmermann et al., 2012)" }, "properties" : { "noteIndex" : 0 }, "schema" : "https://github.com/citation-style-language/schema/raw/master/csl-citation.json" }</w:instrText>
      </w:r>
      <w:r w:rsidR="00AD5070">
        <w:fldChar w:fldCharType="separate"/>
      </w:r>
      <w:r w:rsidR="003A2EC0" w:rsidRPr="003A2EC0">
        <w:rPr>
          <w:noProof/>
        </w:rPr>
        <w:t>(Navratil et al., 2011; Zimmermann et al., 2012)</w:t>
      </w:r>
      <w:r w:rsidR="00AD5070">
        <w:fldChar w:fldCharType="end"/>
      </w:r>
      <w:r w:rsidR="00AD5070">
        <w:t xml:space="preserve"> used Monte Carlo approach while </w:t>
      </w:r>
      <w:r w:rsidR="00AD5070">
        <w:fldChar w:fldCharType="begin" w:fldLock="1"/>
      </w:r>
      <w:r w:rsidR="003169E1">
        <w:instrText>ADDIN CSL_CITATION { "citationItems" : [ { "id" : "ITEM-1", "itemData" : { "DOI" : "10.1130/B26452.1", "ISSN" : "0016-7606", "author" : [ { "dropping-particle" : "", "family" : "Warrick", "given" : "J. a.", "non-dropping-particle" : "", "parse-names" : false, "suffix" : "" }, { "dropping-particle" : "", "family" : "Mertes", "given" : "L. a.K.", "non-dropping-particle" : "", "parse-names" : false, "suffix" : "" } ], "container-title" : "Geological Society of America Bulletin", "id" : "ITEM-1", "issue" : "7-8", "issued" : { "date-parts" : [ [ "2009", "4", "24" ] ] }, "page" : "1054-1070", "title" : "Sediment yield from the tectonically active semiarid Western Transverse Ranges of California", "type" : "article-journal", "volume" : "121" }, "uris" : [ "http://www.mendeley.com/documents/?uuid=fb6e26a9-b969-4260-89bb-f2fcff94c055" ] } ], "mendeley" : { "previouslyFormattedCitation" : "(Warrick and Mertes, 2009)" }, "properties" : { "noteIndex" : 0 }, "schema" : "https://github.com/citation-style-language/schema/raw/master/csl-citation.json" }</w:instrText>
      </w:r>
      <w:r w:rsidR="00AD5070">
        <w:fldChar w:fldCharType="separate"/>
      </w:r>
      <w:r w:rsidR="00AD5070" w:rsidRPr="00AD5070">
        <w:rPr>
          <w:noProof/>
        </w:rPr>
        <w:t>(Warrick and Mertes, 2009)</w:t>
      </w:r>
      <w:r w:rsidR="00AD5070">
        <w:fldChar w:fldCharType="end"/>
      </w:r>
      <w:r w:rsidR="00AD5070">
        <w:t xml:space="preserve"> estimated sediment yield using the uncertainty extremes (i.e. lowest discharge x lowest SSC vs. highest discharge x highest SSC).</w:t>
      </w:r>
      <w:r>
        <w:t xml:space="preserve"> Or RMSE method</w:t>
      </w:r>
    </w:p>
    <w:p w14:paraId="5F460C83" w14:textId="65AC50E6" w:rsidR="00800FD2" w:rsidRDefault="00800FD2" w:rsidP="004D34F9">
      <w:pPr>
        <w:ind w:firstLine="576"/>
      </w:pPr>
      <w:r>
        <w:t>Navratil identified areas of uncertainty in ….</w:t>
      </w:r>
    </w:p>
    <w:p w14:paraId="6C71D2AE" w14:textId="4E49962B" w:rsidR="00800FD2" w:rsidRDefault="00800FD2" w:rsidP="004D34F9">
      <w:pPr>
        <w:ind w:firstLine="576"/>
      </w:pPr>
      <w:r>
        <w:t>Here we focus on errors in Stage-Q and T-SSC….</w:t>
      </w:r>
    </w:p>
    <w:p w14:paraId="0CC2DB16" w14:textId="78E1774E" w:rsidR="005B4BAD" w:rsidRDefault="00E0001B" w:rsidP="00B0687C">
      <w:pPr>
        <w:ind w:firstLine="576"/>
      </w:pPr>
      <w:r>
        <w:t>Substantial</w:t>
      </w:r>
      <w:r w:rsidR="005B4BAD">
        <w:t xml:space="preserve"> uncertainty can be contributed by each procedural category (discharge measurement, sample collection, sample preservation/storage, laboratory analysis, and data processing and ma</w:t>
      </w:r>
      <w:r w:rsidR="00B0687C">
        <w:t xml:space="preserve">nagement). For storm loads, the </w:t>
      </w:r>
      <w:r w:rsidR="005B4BAD">
        <w:t>uncertainty was typically least for discharge (?7–23%), greater for sediment (?16–27%) and dissolved N and P (?14–31%) loads, and greater yet for total N and P (?18–36%). When these uncertainty estimates for individual values were aggregated within study periods (i.e. total di</w:t>
      </w:r>
      <w:r w:rsidR="00B0687C">
        <w:t xml:space="preserve">scharge, average concentration, </w:t>
      </w:r>
      <w:r w:rsidR="005B4BAD">
        <w:t>and total load), uncertainties followed the same pattern (Q &lt; TSS &lt; dissolved N and P &lt; total N and P)</w:t>
      </w:r>
      <w:r w:rsidR="00B0687C">
        <w:t xml:space="preserve"> </w:t>
      </w:r>
      <w:r w:rsidR="00B0687C">
        <w:fldChar w:fldCharType="begin" w:fldLock="1"/>
      </w:r>
      <w:r w:rsidR="003169E1">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rsidR="00B0687C">
        <w:fldChar w:fldCharType="separate"/>
      </w:r>
      <w:r w:rsidR="00B0687C" w:rsidRPr="00B0687C">
        <w:rPr>
          <w:noProof/>
        </w:rPr>
        <w:t>(Harmel et al., 2009)</w:t>
      </w:r>
      <w:r w:rsidR="00B0687C">
        <w:fldChar w:fldCharType="end"/>
      </w:r>
      <w:r w:rsidR="00B0687C">
        <w:t xml:space="preserve"> </w:t>
      </w:r>
      <w:r w:rsidR="00B0687C" w:rsidRPr="00B0687C">
        <w:t>uncertainty due to missing or incorrect values later became apparent, and the data processing and management procedural category was added. This</w:t>
      </w:r>
    </w:p>
    <w:p w14:paraId="3FF7D37C" w14:textId="1D2AA9C2" w:rsidR="00B0687C" w:rsidRDefault="00B0687C" w:rsidP="00B0687C">
      <w:pPr>
        <w:ind w:firstLine="576"/>
      </w:pPr>
      <w:r w:rsidRPr="00B0687C">
        <w:t>The uncertai</w:t>
      </w:r>
      <w:r w:rsidR="003A2EC0">
        <w:t>nty in continuous stage measure</w:t>
      </w:r>
      <w:r w:rsidRPr="00B0687C">
        <w:t>ment is mainly determined by stage sensor accuracy, presence/ absence of a stilling well, and channel bed conditions (Pelletier, 1988; Sauer and Meyer, 1992). Uncertainty introduced by translating continuous stage measurements into discharge is determined to a large extent by the presence/absence of a hydraulic control structure, the stability of the channel, and the range of measured flows used to develop the relationship (Dickinson, 1967; Pelletier, 1988; Sauer and Meyer, 1992; Herschy, 1995; Schmidt, 2002).</w:t>
      </w:r>
      <w:r>
        <w:fldChar w:fldCharType="begin" w:fldLock="1"/>
      </w:r>
      <w:r w:rsidR="003169E1">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B0687C">
        <w:rPr>
          <w:noProof/>
        </w:rPr>
        <w:t>(Harmel et al., 2009)</w:t>
      </w:r>
      <w:r>
        <w:fldChar w:fldCharType="end"/>
      </w:r>
    </w:p>
    <w:p w14:paraId="0E283216" w14:textId="56A66241" w:rsidR="00B0687C" w:rsidRDefault="00B0687C" w:rsidP="00E0001B">
      <w:pPr>
        <w:ind w:firstLine="576"/>
      </w:pPr>
      <w:r w:rsidRPr="00B0687C">
        <w:t xml:space="preserve">the root mean square error (RMSE) method to propagate uncertainty from each component to estimate the </w:t>
      </w:r>
      <w:r w:rsidR="00800FD2">
        <w:t>cumulative uncertainty in indi</w:t>
      </w:r>
      <w:r w:rsidRPr="00B0687C">
        <w:t>vidual discharge, c</w:t>
      </w:r>
      <w:r w:rsidR="00E0001B">
        <w:t>oncentration, and load values. The RMSE method estimates the ‘‘most probable value’’ of the cumulative or combined error by propagating the error from each procedure (Topping,1972). The resulting cumulative probable error, hereby called uncertainty, is defined as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5130"/>
        <w:gridCol w:w="2690"/>
      </w:tblGrid>
      <w:tr w:rsidR="00E0001B" w14:paraId="5AFA2547" w14:textId="77777777" w:rsidTr="002E3583">
        <w:tc>
          <w:tcPr>
            <w:tcW w:w="1530" w:type="dxa"/>
            <w:tcBorders>
              <w:top w:val="nil"/>
              <w:left w:val="nil"/>
              <w:bottom w:val="nil"/>
              <w:right w:val="nil"/>
            </w:tcBorders>
          </w:tcPr>
          <w:p w14:paraId="7188BB81" w14:textId="77777777" w:rsidR="00E0001B" w:rsidRDefault="00E0001B" w:rsidP="00E0001B"/>
        </w:tc>
        <w:tc>
          <w:tcPr>
            <w:tcW w:w="5130" w:type="dxa"/>
            <w:tcBorders>
              <w:top w:val="nil"/>
              <w:left w:val="nil"/>
              <w:bottom w:val="nil"/>
              <w:right w:val="nil"/>
            </w:tcBorders>
          </w:tcPr>
          <w:p w14:paraId="258E4292" w14:textId="0EBEA2FF" w:rsidR="00E0001B" w:rsidRDefault="00E0001B" w:rsidP="00E0001B">
            <m:oMathPara>
              <m:oMath>
                <m:r>
                  <w:rPr>
                    <w:rFonts w:ascii="Cambria Math" w:hAnsi="Cambria Math"/>
                  </w:rPr>
                  <m:t xml:space="preserve">EP=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t>
                            </m:r>
                          </m:sub>
                          <m:sup>
                            <m:r>
                              <w:rPr>
                                <w:rFonts w:ascii="Cambria Math" w:hAnsi="Cambria Math"/>
                              </w:rPr>
                              <m:t>2</m:t>
                            </m:r>
                          </m:sup>
                        </m:sSubSup>
                        <m:r>
                          <w:rPr>
                            <w:rFonts w:ascii="Cambria Math" w:hAnsi="Cambria Math"/>
                          </w:rPr>
                          <m:t>+…)</m:t>
                        </m:r>
                      </m:e>
                    </m:nary>
                  </m:e>
                </m:rad>
              </m:oMath>
            </m:oMathPara>
          </w:p>
        </w:tc>
        <w:tc>
          <w:tcPr>
            <w:tcW w:w="2690" w:type="dxa"/>
            <w:tcBorders>
              <w:top w:val="nil"/>
              <w:left w:val="nil"/>
              <w:bottom w:val="nil"/>
              <w:right w:val="nil"/>
            </w:tcBorders>
          </w:tcPr>
          <w:p w14:paraId="5D9C9482" w14:textId="77777777" w:rsidR="00E0001B" w:rsidRDefault="00E0001B" w:rsidP="00E0001B"/>
        </w:tc>
      </w:tr>
      <w:tr w:rsidR="00E0001B" w14:paraId="01A1BDBA" w14:textId="77777777" w:rsidTr="00E0001B">
        <w:tc>
          <w:tcPr>
            <w:tcW w:w="9350" w:type="dxa"/>
            <w:gridSpan w:val="3"/>
            <w:tcBorders>
              <w:top w:val="nil"/>
              <w:left w:val="nil"/>
              <w:bottom w:val="nil"/>
              <w:right w:val="nil"/>
            </w:tcBorders>
          </w:tcPr>
          <w:p w14:paraId="0F3F11FD" w14:textId="0B09E46E" w:rsidR="00E0001B" w:rsidRDefault="002E3583" w:rsidP="002E3583">
            <w:r>
              <w:t>where EP is the cumulative probable error or uncertainty for individual measured values (±%), E</w:t>
            </w:r>
            <w:r w:rsidRPr="002E3583">
              <w:rPr>
                <w:vertAlign w:val="subscript"/>
              </w:rPr>
              <w:t>Q</w:t>
            </w:r>
            <w:r>
              <w:t xml:space="preserve"> = uncertainty in discharge measurement (±%), </w:t>
            </w:r>
            <w:r w:rsidRPr="002E3583">
              <w:t>E</w:t>
            </w:r>
            <w:r w:rsidRPr="002E3583">
              <w:rPr>
                <w:vertAlign w:val="subscript"/>
              </w:rPr>
              <w:t>SSC</w:t>
            </w:r>
            <w:r w:rsidRPr="002E3583">
              <w:t xml:space="preserve"> </w:t>
            </w:r>
            <w:r>
              <w:t xml:space="preserve">= uncertainty in suspended sediment concentration from turbidity measurements (± %), </w:t>
            </w:r>
          </w:p>
        </w:tc>
      </w:tr>
    </w:tbl>
    <w:p w14:paraId="40BB7AF9" w14:textId="0CD7A839" w:rsidR="0042666E" w:rsidRDefault="006467A7" w:rsidP="0042666E">
      <w:pPr>
        <w:pStyle w:val="Heading2"/>
      </w:pPr>
      <w:r>
        <w:t>F</w:t>
      </w:r>
      <w:r w:rsidR="0042666E">
        <w:t>ield data collection</w:t>
      </w:r>
    </w:p>
    <w:p w14:paraId="3A34A33E" w14:textId="78E3585D" w:rsidR="00EC68DA" w:rsidRPr="00FC0D52" w:rsidRDefault="002E0244" w:rsidP="000023CD">
      <w:pPr>
        <w:ind w:firstLine="576"/>
        <w:jc w:val="both"/>
      </w:pPr>
      <w:r>
        <w:t>To calculate event SSY from Faga’alu and Nu’uuli watersheds, d</w:t>
      </w:r>
      <w:r w:rsidR="00EC68DA">
        <w:t xml:space="preserve">ata on precipitation, discharge, suspended sediment concentration, and turbidity were collected over three field campaigns and several </w:t>
      </w:r>
      <w:r w:rsidR="00EC68DA">
        <w:lastRenderedPageBreak/>
        <w:t>periods of unattended monitoring from January, 2012, to March, 2014.</w:t>
      </w:r>
      <w:r>
        <w:t xml:space="preserve"> Only data collected in Faga’alu will be included in the following analysis.</w:t>
      </w:r>
    </w:p>
    <w:p w14:paraId="4632258B" w14:textId="34D8C93D" w:rsidR="006A769F" w:rsidRDefault="006A769F" w:rsidP="000023CD">
      <w:pPr>
        <w:pStyle w:val="Heading3"/>
      </w:pPr>
      <w:r>
        <w:t>Precipitation</w:t>
      </w:r>
      <w:r w:rsidR="006E3DF3">
        <w:t xml:space="preserve"> (P) </w:t>
      </w:r>
    </w:p>
    <w:p w14:paraId="02E39B54" w14:textId="0C0B8AC3" w:rsidR="006A769F" w:rsidRDefault="006A769F" w:rsidP="000023CD">
      <w:pPr>
        <w:spacing w:after="120" w:line="240" w:lineRule="auto"/>
        <w:ind w:firstLine="720"/>
        <w:jc w:val="both"/>
      </w:pPr>
      <w:r>
        <w:t xml:space="preserve">Precipitation (P) was </w:t>
      </w:r>
      <w:r w:rsidR="00CE059F">
        <w:t>record</w:t>
      </w:r>
      <w:r>
        <w:t xml:space="preserve">ed with </w:t>
      </w:r>
      <w:r w:rsidR="00CE059F">
        <w:t xml:space="preserve">Rainwise RAINEW </w:t>
      </w:r>
      <w:r>
        <w:t xml:space="preserve">tipping-bucket rain gages at 1 minute intervals at </w:t>
      </w:r>
      <w:commentRangeStart w:id="59"/>
      <w:r>
        <w:t xml:space="preserve">three locations </w:t>
      </w:r>
      <w:commentRangeEnd w:id="59"/>
      <w:r w:rsidR="00B754E7">
        <w:rPr>
          <w:rStyle w:val="CommentReference"/>
        </w:rPr>
        <w:commentReference w:id="59"/>
      </w:r>
      <w:r>
        <w:t>in Faga’alu watershed (</w:t>
      </w:r>
      <w:r w:rsidR="0042666E">
        <w:fldChar w:fldCharType="begin"/>
      </w:r>
      <w:r w:rsidR="0042666E">
        <w:instrText xml:space="preserve"> REF _Ref387996184 \h </w:instrText>
      </w:r>
      <w:r w:rsidR="0042666E">
        <w:fldChar w:fldCharType="separate"/>
      </w:r>
      <w:r w:rsidR="0042666E">
        <w:t xml:space="preserve">Figure </w:t>
      </w:r>
      <w:r w:rsidR="0042666E">
        <w:rPr>
          <w:noProof/>
        </w:rPr>
        <w:t>3</w:t>
      </w:r>
      <w:r w:rsidR="0042666E">
        <w:fldChar w:fldCharType="end"/>
      </w:r>
      <w:r>
        <w:fldChar w:fldCharType="begin"/>
      </w:r>
      <w:r>
        <w:instrText xml:space="preserve"> REF _Ref383161432 \h </w:instrText>
      </w:r>
      <w:r w:rsidR="00FC7C8C">
        <w:instrText xml:space="preserve"> \* MERGEFORMAT </w:instrText>
      </w:r>
      <w:r>
        <w:fldChar w:fldCharType="end"/>
      </w:r>
      <w:r>
        <w:t xml:space="preserve">) and two locations in Nu’uuli watershed (N1 and N2; </w:t>
      </w:r>
      <w:r w:rsidR="0042666E">
        <w:fldChar w:fldCharType="begin"/>
      </w:r>
      <w:r w:rsidR="0042666E">
        <w:instrText xml:space="preserve"> REF _Ref388030285 \h </w:instrText>
      </w:r>
      <w:r w:rsidR="0042666E">
        <w:fldChar w:fldCharType="separate"/>
      </w:r>
      <w:r w:rsidR="0042666E">
        <w:t xml:space="preserve">Figure </w:t>
      </w:r>
      <w:r w:rsidR="0042666E">
        <w:rPr>
          <w:noProof/>
        </w:rPr>
        <w:t>2</w:t>
      </w:r>
      <w:r w:rsidR="0042666E">
        <w:fldChar w:fldCharType="end"/>
      </w:r>
      <w:r>
        <w:fldChar w:fldCharType="begin"/>
      </w:r>
      <w:r>
        <w:instrText xml:space="preserve"> REF _Ref383161294 \h </w:instrText>
      </w:r>
      <w:r w:rsidR="00FC7C8C">
        <w:instrText xml:space="preserve"> \* MERGEFORMAT </w:instrText>
      </w:r>
      <w:r>
        <w:fldChar w:fldCharType="end"/>
      </w:r>
      <w:r>
        <w:t xml:space="preserve">). </w:t>
      </w:r>
      <w:r w:rsidR="00B754E7">
        <w:t xml:space="preserve"> </w:t>
      </w:r>
      <w:r>
        <w:t xml:space="preserve"> </w:t>
      </w:r>
      <w:r w:rsidR="00B754E7">
        <w:t>D</w:t>
      </w:r>
      <w:r w:rsidR="006E3DF3">
        <w:t>ata at RG2 was only recorded January-March, 2012</w:t>
      </w:r>
      <w:r w:rsidR="0042666E">
        <w:t xml:space="preserve">, to determine a relationship between elevation and precipitation. </w:t>
      </w:r>
      <w:r w:rsidR="00CE059F">
        <w:t>Precipitation at 15</w:t>
      </w:r>
      <w:r w:rsidR="00FC0D52">
        <w:t xml:space="preserve"> </w:t>
      </w:r>
      <w:r w:rsidR="00CE059F">
        <w:t>min</w:t>
      </w:r>
      <w:r w:rsidR="00FC0D52">
        <w:t>ute</w:t>
      </w:r>
      <w:r w:rsidR="00CE059F">
        <w:t xml:space="preserve"> intervals was also measured at the Vantage Pro Weather </w:t>
      </w:r>
      <w:r w:rsidR="002E0244">
        <w:t>Station</w:t>
      </w:r>
      <w:r w:rsidR="00CE059F">
        <w:t xml:space="preserve"> (Wx) and used to fill any data gaps in the precipitation recorded at RG1.</w:t>
      </w:r>
      <w:r w:rsidR="0042666E">
        <w:t xml:space="preserve">  The event total precipitation (Psum) and EI30</w:t>
      </w:r>
      <w:r w:rsidR="009D2A43">
        <w:t xml:space="preserve"> were calculated from </w:t>
      </w:r>
      <w:r w:rsidR="0042666E">
        <w:t>RG1. Annual total precipitation was calculated using RG1, with data gaps filled by data from Wx.</w:t>
      </w:r>
    </w:p>
    <w:p w14:paraId="52F0F86D" w14:textId="77777777" w:rsidR="00CE059F" w:rsidRDefault="00CE059F" w:rsidP="00CE059F">
      <w:pPr>
        <w:pStyle w:val="Heading3"/>
      </w:pPr>
      <w:r>
        <w:t>Discharge (Q)</w:t>
      </w:r>
    </w:p>
    <w:p w14:paraId="16AB6C6B" w14:textId="17E58145" w:rsidR="0002094E" w:rsidRDefault="009D2A43" w:rsidP="000023CD">
      <w:pPr>
        <w:ind w:firstLine="720"/>
        <w:jc w:val="both"/>
      </w:pPr>
      <w:r>
        <w:t>Water stage was measured at 15-minute intervals with non-vented pressure transducers (PT) (Solinst Levelogger or Onset HOBO Water Level Logger) installed at three locations in Faga’alu watersheds (</w:t>
      </w:r>
      <w:r w:rsidR="0042666E">
        <w:fldChar w:fldCharType="begin"/>
      </w:r>
      <w:r w:rsidR="0042666E">
        <w:instrText xml:space="preserve"> REF _Ref387996184 \h </w:instrText>
      </w:r>
      <w:r w:rsidR="0042666E">
        <w:fldChar w:fldCharType="separate"/>
      </w:r>
      <w:r w:rsidR="0042666E">
        <w:t xml:space="preserve">Figure </w:t>
      </w:r>
      <w:r w:rsidR="0042666E">
        <w:rPr>
          <w:noProof/>
        </w:rPr>
        <w:t>3</w:t>
      </w:r>
      <w:r w:rsidR="0042666E">
        <w:fldChar w:fldCharType="end"/>
      </w:r>
      <w:r>
        <w:t xml:space="preserve">).  </w:t>
      </w:r>
      <w:r w:rsidR="00CE059F">
        <w:t xml:space="preserve"> </w:t>
      </w:r>
      <w:r w:rsidR="0002094E">
        <w:t xml:space="preserve">Stream gauging sites were chosen to take advantage of existing control structures </w:t>
      </w:r>
      <w:r w:rsidR="00A93F62">
        <w:t>(</w:t>
      </w:r>
      <w:r w:rsidR="003F3570">
        <w:t>FOREST</w:t>
      </w:r>
      <w:r w:rsidR="0002094E">
        <w:t>) or s</w:t>
      </w:r>
      <w:r w:rsidR="00CB101F">
        <w:t>tabilized streambed and banks (VILLAGE</w:t>
      </w:r>
      <w:r w:rsidR="00E16A35">
        <w:t>, N1, and N2</w:t>
      </w:r>
      <w:r w:rsidR="0002094E">
        <w:t>)</w:t>
      </w:r>
      <w:r w:rsidR="00E16A35">
        <w:t>(</w:t>
      </w:r>
      <w:r w:rsidR="00FC7C8C">
        <w:fldChar w:fldCharType="begin"/>
      </w:r>
      <w:r w:rsidR="00FC7C8C">
        <w:instrText xml:space="preserve"> REF _Ref388030285 \h </w:instrText>
      </w:r>
      <w:r w:rsidR="00FC7C8C">
        <w:fldChar w:fldCharType="separate"/>
      </w:r>
      <w:r w:rsidR="00402F4A">
        <w:t xml:space="preserve">Figure </w:t>
      </w:r>
      <w:r w:rsidR="00402F4A">
        <w:rPr>
          <w:noProof/>
        </w:rPr>
        <w:t>2</w:t>
      </w:r>
      <w:r w:rsidR="00FC7C8C">
        <w:fldChar w:fldCharType="end"/>
      </w:r>
      <w:r w:rsidR="00FC7C8C">
        <w:t xml:space="preserve">, </w:t>
      </w:r>
      <w:r w:rsidR="00FC7C8C">
        <w:fldChar w:fldCharType="begin"/>
      </w:r>
      <w:r w:rsidR="00FC7C8C">
        <w:instrText xml:space="preserve"> REF _Ref387996184 \h </w:instrText>
      </w:r>
      <w:r w:rsidR="00FC7C8C">
        <w:fldChar w:fldCharType="separate"/>
      </w:r>
      <w:r w:rsidR="00402F4A">
        <w:t xml:space="preserve">Figure </w:t>
      </w:r>
      <w:r w:rsidR="00402F4A">
        <w:rPr>
          <w:noProof/>
        </w:rPr>
        <w:t>3</w:t>
      </w:r>
      <w:r w:rsidR="00FC7C8C">
        <w:fldChar w:fldCharType="end"/>
      </w:r>
      <w:r w:rsidR="00E16A35">
        <w:fldChar w:fldCharType="begin"/>
      </w:r>
      <w:r w:rsidR="00E16A35">
        <w:instrText xml:space="preserve"> REF _Ref383161294 \h </w:instrText>
      </w:r>
      <w:r w:rsidR="00FC7C8C">
        <w:instrText xml:space="preserve"> \* MERGEFORMAT </w:instrText>
      </w:r>
      <w:r w:rsidR="00E16A35">
        <w:fldChar w:fldCharType="end"/>
      </w:r>
      <w:r w:rsidR="00E16A35">
        <w:fldChar w:fldCharType="begin"/>
      </w:r>
      <w:r w:rsidR="00E16A35">
        <w:instrText xml:space="preserve"> REF _Ref383161432 \h </w:instrText>
      </w:r>
      <w:r w:rsidR="00FC7C8C">
        <w:instrText xml:space="preserve"> \* MERGEFORMAT </w:instrText>
      </w:r>
      <w:r w:rsidR="00E16A35">
        <w:fldChar w:fldCharType="end"/>
      </w:r>
      <w:r w:rsidR="00E16A35">
        <w:t>)</w:t>
      </w:r>
      <w:r w:rsidR="0002094E">
        <w:t>.</w:t>
      </w:r>
      <w:r w:rsidR="00E16A35">
        <w:t xml:space="preserve"> Barometric pressure data</w:t>
      </w:r>
      <w:r w:rsidR="00A93F62">
        <w:t xml:space="preserve"> </w:t>
      </w:r>
      <w:r w:rsidR="00E16A35">
        <w:t>was collected at a Davis Vantage Pro weather station</w:t>
      </w:r>
      <w:r w:rsidR="00FC7C8C">
        <w:t xml:space="preserve"> </w:t>
      </w:r>
      <w:r w:rsidR="00FC0D52">
        <w:t xml:space="preserve">(Wx) </w:t>
      </w:r>
      <w:r w:rsidR="00E16A35">
        <w:t>installed in Faga’alu watershed</w:t>
      </w:r>
      <w:r w:rsidR="00FC0D52">
        <w:t xml:space="preserve"> (</w:t>
      </w:r>
      <w:r w:rsidR="00FC7C8C">
        <w:fldChar w:fldCharType="begin"/>
      </w:r>
      <w:r w:rsidR="00FC7C8C">
        <w:instrText xml:space="preserve"> REF _Ref387996184 \h </w:instrText>
      </w:r>
      <w:r w:rsidR="00FC7C8C">
        <w:fldChar w:fldCharType="separate"/>
      </w:r>
      <w:r w:rsidR="00402F4A">
        <w:t xml:space="preserve">Figure </w:t>
      </w:r>
      <w:r w:rsidR="00402F4A">
        <w:rPr>
          <w:noProof/>
        </w:rPr>
        <w:t>3</w:t>
      </w:r>
      <w:r w:rsidR="00FC7C8C">
        <w:fldChar w:fldCharType="end"/>
      </w:r>
      <w:r w:rsidR="00E16A35">
        <w:fldChar w:fldCharType="begin"/>
      </w:r>
      <w:r w:rsidR="00E16A35">
        <w:instrText xml:space="preserve"> REF _Ref383161432 \h </w:instrText>
      </w:r>
      <w:r w:rsidR="00FC7C8C">
        <w:instrText xml:space="preserve"> \* MERGEFORMAT </w:instrText>
      </w:r>
      <w:r w:rsidR="00E16A35">
        <w:fldChar w:fldCharType="end"/>
      </w:r>
      <w:r w:rsidR="00E16A35">
        <w:t>)</w:t>
      </w:r>
      <w:r w:rsidR="007C555A">
        <w:t>. Data gaps were filled by barometric data from</w:t>
      </w:r>
      <w:r w:rsidR="00E16A35">
        <w:t xml:space="preserve"> N</w:t>
      </w:r>
      <w:r w:rsidR="007C555A">
        <w:t xml:space="preserve">ational </w:t>
      </w:r>
      <w:r w:rsidR="00E16A35">
        <w:t>D</w:t>
      </w:r>
      <w:r w:rsidR="007C555A">
        <w:t xml:space="preserve">ata </w:t>
      </w:r>
      <w:r w:rsidR="00E16A35">
        <w:t>B</w:t>
      </w:r>
      <w:r w:rsidR="007C555A">
        <w:t xml:space="preserve">uoy </w:t>
      </w:r>
      <w:r w:rsidR="00E16A35">
        <w:t>C</w:t>
      </w:r>
      <w:r w:rsidR="007C555A">
        <w:t>enter</w:t>
      </w:r>
      <w:r w:rsidR="00E16A35">
        <w:t xml:space="preserve"> </w:t>
      </w:r>
      <w:r w:rsidR="007C555A">
        <w:t>station (</w:t>
      </w:r>
      <w:r w:rsidR="00E16A35">
        <w:t>NSTP6</w:t>
      </w:r>
      <w:r w:rsidR="007C555A">
        <w:t>)</w:t>
      </w:r>
      <w:r w:rsidR="00E16A35">
        <w:t xml:space="preserve"> in Pago Pago Harbor, Tafuna International Airport</w:t>
      </w:r>
      <w:r w:rsidR="007C555A">
        <w:t xml:space="preserve">, and NOAA Climate Observatory at Tula </w:t>
      </w:r>
      <w:r w:rsidR="00A93F62">
        <w:t>(</w:t>
      </w:r>
      <w:r w:rsidR="00FC7C8C">
        <w:fldChar w:fldCharType="begin"/>
      </w:r>
      <w:r w:rsidR="00FC7C8C">
        <w:instrText xml:space="preserve"> REF _Ref388030285 \h </w:instrText>
      </w:r>
      <w:r w:rsidR="00FC7C8C">
        <w:fldChar w:fldCharType="separate"/>
      </w:r>
      <w:r w:rsidR="00402F4A">
        <w:t xml:space="preserve">Figure </w:t>
      </w:r>
      <w:r w:rsidR="00402F4A">
        <w:rPr>
          <w:noProof/>
        </w:rPr>
        <w:t>2</w:t>
      </w:r>
      <w:r w:rsidR="00FC7C8C">
        <w:fldChar w:fldCharType="end"/>
      </w:r>
      <w:r w:rsidR="00A93F62">
        <w:fldChar w:fldCharType="begin"/>
      </w:r>
      <w:r w:rsidR="00A93F62">
        <w:instrText xml:space="preserve"> REF _Ref383161294 \h </w:instrText>
      </w:r>
      <w:r w:rsidR="00FC7C8C">
        <w:instrText xml:space="preserve"> \* MERGEFORMAT </w:instrText>
      </w:r>
      <w:r w:rsidR="00A93F62">
        <w:fldChar w:fldCharType="end"/>
      </w:r>
      <w:r w:rsidR="00D85A41">
        <w:t>, inset</w:t>
      </w:r>
      <w:r w:rsidR="00A93F62">
        <w:t>)</w:t>
      </w:r>
      <w:r w:rsidR="007C555A">
        <w:t>. Priority was given to the closest station with valid barometric pressure data</w:t>
      </w:r>
      <w:r w:rsidR="00E16A35">
        <w:t>.</w:t>
      </w:r>
      <w:r w:rsidR="0002094E">
        <w:t xml:space="preserve"> </w:t>
      </w:r>
      <w:r w:rsidR="000F074A">
        <w:t>Stage h</w:t>
      </w:r>
      <w:r w:rsidR="007C555A">
        <w:t>eight is calculated</w:t>
      </w:r>
      <w:r>
        <w:t xml:space="preserve"> as</w:t>
      </w:r>
      <w:r w:rsidR="007C555A">
        <w:t>:</w:t>
      </w:r>
    </w:p>
    <w:p w14:paraId="72341CD6" w14:textId="560E3053" w:rsidR="00750F4D" w:rsidRDefault="00750F4D" w:rsidP="00750F4D">
      <w:pPr>
        <w:pStyle w:val="Caption"/>
        <w:keepNext/>
      </w:pPr>
      <w:bookmarkStart w:id="60" w:name="_Ref385921592"/>
      <w:r>
        <w:t xml:space="preserve">Equation </w:t>
      </w:r>
      <w:fldSimple w:instr=" SEQ Equation \* ARABIC ">
        <w:r w:rsidR="00402F4A">
          <w:rPr>
            <w:noProof/>
          </w:rPr>
          <w:t>3</w:t>
        </w:r>
      </w:fldSimple>
      <w:bookmarkEnd w:id="60"/>
      <w:r>
        <w:t xml:space="preserve"> Correcting PT with barometric pressure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7"/>
        <w:gridCol w:w="3146"/>
        <w:gridCol w:w="3107"/>
      </w:tblGrid>
      <w:tr w:rsidR="0002094E" w14:paraId="44CBBD07" w14:textId="77777777" w:rsidTr="00750F4D">
        <w:trPr>
          <w:trHeight w:val="638"/>
        </w:trPr>
        <w:tc>
          <w:tcPr>
            <w:tcW w:w="3107" w:type="dxa"/>
          </w:tcPr>
          <w:p w14:paraId="496B15CB" w14:textId="77777777" w:rsidR="0002094E" w:rsidRDefault="0002094E" w:rsidP="00011B77">
            <w:pPr>
              <w:spacing w:after="120"/>
            </w:pPr>
          </w:p>
        </w:tc>
        <w:tc>
          <w:tcPr>
            <w:tcW w:w="3146" w:type="dxa"/>
          </w:tcPr>
          <w:p w14:paraId="2C2FED2E" w14:textId="77777777" w:rsidR="0002094E" w:rsidRDefault="0002094E" w:rsidP="00011B77">
            <w:pPr>
              <w:spacing w:after="120"/>
            </w:pPr>
            <m:oMathPara>
              <m:oMath>
                <m:r>
                  <w:rPr>
                    <w:rFonts w:ascii="Cambria Math" w:hAnsi="Cambria Math"/>
                  </w:rPr>
                  <m:t xml:space="preserve">Stage = </m:t>
                </m:r>
                <m:f>
                  <m:fPr>
                    <m:ctrlPr>
                      <w:rPr>
                        <w:rFonts w:ascii="Cambria Math" w:hAnsi="Cambria Math"/>
                        <w:i/>
                      </w:rPr>
                    </m:ctrlPr>
                  </m:fPr>
                  <m:num>
                    <m:r>
                      <w:rPr>
                        <w:rFonts w:ascii="Cambria Math" w:hAnsi="Cambria Math"/>
                      </w:rPr>
                      <m:t>PT-Baro</m:t>
                    </m:r>
                  </m:num>
                  <m:den>
                    <m:r>
                      <w:rPr>
                        <w:rFonts w:ascii="Cambria Math" w:hAnsi="Cambria Math"/>
                      </w:rPr>
                      <m:t>g* ρ*100</m:t>
                    </m:r>
                  </m:den>
                </m:f>
              </m:oMath>
            </m:oMathPara>
          </w:p>
        </w:tc>
        <w:tc>
          <w:tcPr>
            <w:tcW w:w="3107" w:type="dxa"/>
          </w:tcPr>
          <w:p w14:paraId="45AACEC9" w14:textId="7CC2867E" w:rsidR="0002094E" w:rsidRDefault="00750F4D" w:rsidP="00011B77">
            <w:pPr>
              <w:spacing w:after="120"/>
              <w:jc w:val="right"/>
            </w:pPr>
            <w:r>
              <w:fldChar w:fldCharType="begin"/>
            </w:r>
            <w:r>
              <w:instrText xml:space="preserve"> REF _Ref385921592 \h </w:instrText>
            </w:r>
            <w:r>
              <w:fldChar w:fldCharType="separate"/>
            </w:r>
            <w:r w:rsidR="00402F4A">
              <w:t xml:space="preserve">Equation </w:t>
            </w:r>
            <w:r w:rsidR="00402F4A">
              <w:rPr>
                <w:noProof/>
              </w:rPr>
              <w:t>3</w:t>
            </w:r>
            <w:r>
              <w:fldChar w:fldCharType="end"/>
            </w:r>
          </w:p>
        </w:tc>
      </w:tr>
      <w:tr w:rsidR="0002094E" w14:paraId="6E3FF1A1" w14:textId="77777777" w:rsidTr="00750F4D">
        <w:trPr>
          <w:trHeight w:val="638"/>
        </w:trPr>
        <w:tc>
          <w:tcPr>
            <w:tcW w:w="9360" w:type="dxa"/>
            <w:gridSpan w:val="3"/>
          </w:tcPr>
          <w:p w14:paraId="571F7E5F" w14:textId="383329BE" w:rsidR="0002094E" w:rsidRDefault="0002094E" w:rsidP="00011B77">
            <w:pPr>
              <w:spacing w:after="120"/>
            </w:pPr>
            <w:r>
              <w:t xml:space="preserve">where </w:t>
            </w:r>
            <w:r w:rsidRPr="00A93F62">
              <w:rPr>
                <w:i/>
              </w:rPr>
              <w:t>Stage</w:t>
            </w:r>
            <w:r>
              <w:t xml:space="preserve"> is stage height (cm), </w:t>
            </w:r>
            <w:r w:rsidRPr="00A93F62">
              <w:rPr>
                <w:i/>
              </w:rPr>
              <w:t>PT</w:t>
            </w:r>
            <w:r>
              <w:t xml:space="preserve"> is recorded pressure from the PT (hPa ), </w:t>
            </w:r>
            <w:r w:rsidRPr="00A93F62">
              <w:rPr>
                <w:i/>
              </w:rPr>
              <w:t>Baro</w:t>
            </w:r>
            <w:r>
              <w:t xml:space="preserve"> is barometric pressure (hPa), </w:t>
            </w:r>
            <w:r w:rsidRPr="00A93F62">
              <w:rPr>
                <w:i/>
              </w:rPr>
              <w:t>g</w:t>
            </w:r>
            <w:r>
              <w:t xml:space="preserve"> is</w:t>
            </w:r>
            <w:r w:rsidR="007C555A">
              <w:t xml:space="preserve"> acceleration due to</w:t>
            </w:r>
            <w:r>
              <w:t xml:space="preserve"> gravity (9.81m</w:t>
            </w:r>
            <w:r w:rsidR="007C555A">
              <w:rPr>
                <w:vertAlign w:val="superscript"/>
              </w:rPr>
              <w:t xml:space="preserve"> </w:t>
            </w:r>
            <w:r>
              <w:t>s</w:t>
            </w:r>
            <w:r w:rsidRPr="009736E3">
              <w:rPr>
                <w:vertAlign w:val="superscript"/>
              </w:rPr>
              <w:t>-2</w:t>
            </w:r>
            <w:r>
              <w:t xml:space="preserve">), </w:t>
            </w:r>
            <w:r w:rsidRPr="00A93F62">
              <w:rPr>
                <w:i/>
              </w:rPr>
              <w:t>ρ</w:t>
            </w:r>
            <w:r>
              <w:t xml:space="preserve"> is density of water (1kg L</w:t>
            </w:r>
            <w:r w:rsidRPr="00E73284">
              <w:rPr>
                <w:vertAlign w:val="superscript"/>
              </w:rPr>
              <w:t>-1</w:t>
            </w:r>
            <w:r>
              <w:t xml:space="preserve">), and </w:t>
            </w:r>
            <w:r w:rsidRPr="00A93F62">
              <w:rPr>
                <w:i/>
              </w:rPr>
              <w:t>100</w:t>
            </w:r>
            <w:r>
              <w:t xml:space="preserve"> </w:t>
            </w:r>
            <w:r w:rsidR="007C555A">
              <w:t xml:space="preserve">is for units conversion </w:t>
            </w:r>
            <w:r>
              <w:t>(cm m</w:t>
            </w:r>
            <w:r w:rsidRPr="00E73284">
              <w:rPr>
                <w:vertAlign w:val="superscript"/>
              </w:rPr>
              <w:t>-1</w:t>
            </w:r>
            <w:r>
              <w:t>).</w:t>
            </w:r>
          </w:p>
        </w:tc>
      </w:tr>
    </w:tbl>
    <w:p w14:paraId="2577E190" w14:textId="693B910E" w:rsidR="00E16A35" w:rsidRDefault="009D2A43" w:rsidP="000023CD">
      <w:pPr>
        <w:spacing w:after="120" w:line="240" w:lineRule="auto"/>
        <w:ind w:firstLine="720"/>
        <w:jc w:val="both"/>
      </w:pPr>
      <w:commentRangeStart w:id="61"/>
      <w:r>
        <w:t>Stage-discharge relationships were developed by fitting linear and log-linear functions to measurements of cross section area (A) and vel</w:t>
      </w:r>
      <w:r w:rsidR="001F3BD6">
        <w:t>ocity (V) of flow (</w:t>
      </w:r>
      <w:r w:rsidR="001F3BD6">
        <w:fldChar w:fldCharType="begin"/>
      </w:r>
      <w:r w:rsidR="001F3BD6">
        <w:instrText xml:space="preserve"> REF _Ref388271450 \h </w:instrText>
      </w:r>
      <w:r w:rsidR="001F3BD6">
        <w:fldChar w:fldCharType="separate"/>
      </w:r>
      <w:r w:rsidR="001F3BD6">
        <w:t xml:space="preserve">Figure </w:t>
      </w:r>
      <w:r w:rsidR="001F3BD6">
        <w:rPr>
          <w:noProof/>
        </w:rPr>
        <w:t>5</w:t>
      </w:r>
      <w:r w:rsidR="001F3BD6">
        <w:fldChar w:fldCharType="end"/>
      </w:r>
      <w:r w:rsidR="001F3BD6">
        <w:t>).</w:t>
      </w:r>
      <w:r w:rsidR="006D6AE2">
        <w:t xml:space="preserve"> </w:t>
      </w:r>
      <w:r>
        <w:t xml:space="preserve"> </w:t>
      </w:r>
      <w:commentRangeStart w:id="62"/>
      <w:r>
        <w:t>For high stages</w:t>
      </w:r>
      <w:r w:rsidR="001F3BD6">
        <w:t xml:space="preserve"> at FOREST</w:t>
      </w:r>
      <w:r>
        <w:t xml:space="preserve">, flow measurements were not available so velocity and discharge were estimated using </w:t>
      </w:r>
      <w:r w:rsidR="006D6AE2">
        <w:t>Win-Flume</w:t>
      </w:r>
      <w:r>
        <w:t xml:space="preserve">.   </w:t>
      </w:r>
      <w:commentRangeEnd w:id="62"/>
      <w:r>
        <w:rPr>
          <w:rStyle w:val="CommentReference"/>
        </w:rPr>
        <w:commentReference w:id="62"/>
      </w:r>
      <w:commentRangeEnd w:id="61"/>
      <w:r>
        <w:rPr>
          <w:rStyle w:val="CommentReference"/>
        </w:rPr>
        <w:commentReference w:id="61"/>
      </w:r>
      <w:r w:rsidR="000B78BB">
        <w:t xml:space="preserve">Discharge </w:t>
      </w:r>
      <w:r w:rsidR="001B6C3C">
        <w:t>was measured in the field</w:t>
      </w:r>
      <w:r w:rsidR="000B78BB">
        <w:t xml:space="preserve"> by the area-velocity method using </w:t>
      </w:r>
      <w:r w:rsidR="001B6C3C">
        <w:t>a Marsh-McBirney flowmeter to measure</w:t>
      </w:r>
      <w:r w:rsidR="000B78BB">
        <w:t xml:space="preserve"> flow </w:t>
      </w:r>
      <w:r w:rsidR="00B76BD8">
        <w:t>velocity</w:t>
      </w:r>
      <w:r w:rsidR="000B78BB">
        <w:t xml:space="preserve"> and</w:t>
      </w:r>
      <w:r w:rsidR="001B6C3C">
        <w:t xml:space="preserve"> channel surveys to measure</w:t>
      </w:r>
      <w:r w:rsidR="000B78BB">
        <w:t xml:space="preserve"> stream cross-section geometry </w:t>
      </w:r>
      <w:r w:rsidR="000B78BB">
        <w:fldChar w:fldCharType="begin" w:fldLock="1"/>
      </w:r>
      <w:r w:rsidR="003169E1">
        <w:instrText>ADDIN CSL_CITATION { "citationItems" : [ { "id" : "ITEM-1", "itemData" : { "author" : [ { "dropping-particle" : "", "family" : "Harrelson", "given" : "C C", "non-dropping-particle" : "", "parse-names" : false, "suffix" : "" }, { "dropping-particle" : "", "family" : "Rawlins", "given" : "C L", "non-dropping-particle" : "", "parse-names" : false, "suffix" : "" }, { "dropping-particle" : "", "family" : "Potyondy", "given" : "J P", "non-dropping-particle" : "", "parse-names" : false, "suffix" : "" } ], "id" : "ITEM-1", "issue" : "General Technical Report RM-245", "issued" : { "date-parts" : [ [ "1994" ] ] }, "page" : "61", "publisher" : "US Department of Agriculture", "publisher-place" : "Fort Collins, CO", "title" : "Stream channel reference sites: an illustrated guide to field technique. USDA Forest Service General Technical Report RM-245. erosion to sediment yield from an urbanizing watershed", "type" : "report" }, "uris" : [ "http://www.mendeley.com/documents/?uuid=9f44669b-f852-4498-b644-55b9e597673b" ] }, { "id" : "ITEM-2", "itemData" : { "author" : [ { "dropping-particle" : "", "family" : "Turnipseed", "given" : "D.P.", "non-dropping-particle" : "", "parse-names" : false, "suffix" : "" }, { "dropping-particle" : "", "family" : "Sauer", "given" : "V.B.", "non-dropping-particle" : "", "parse-names" : false, "suffix" : "" } ], "id" : "ITEM-2", "issued" : { "date-parts" : [ [ "2010" ] ] }, "page" : "87", "publisher-place" : "Reston, Va.", "title" : "Discharge Measurements at Gaging Stations", "type" : "report" }, "uris" : [ "http://www.mendeley.com/documents/?uuid=b00c5599-3123-48ff-bee6-78587aeba725" ] } ], "mendeley" : { "previouslyFormattedCitation" : "(Harrelson et al., 1994; Turnipseed and Sauer, 2010)" }, "properties" : { "noteIndex" : 0 }, "schema" : "https://github.com/citation-style-language/schema/raw/master/csl-citation.json" }</w:instrText>
      </w:r>
      <w:r w:rsidR="000B78BB">
        <w:fldChar w:fldCharType="separate"/>
      </w:r>
      <w:r w:rsidR="00FC7C8C" w:rsidRPr="00FC7C8C">
        <w:rPr>
          <w:noProof/>
        </w:rPr>
        <w:t>(Harrelson et al., 1994; Turnipseed and Sauer, 2010)</w:t>
      </w:r>
      <w:r w:rsidR="000B78BB">
        <w:fldChar w:fldCharType="end"/>
      </w:r>
      <w:r w:rsidR="000B78BB">
        <w:t>.</w:t>
      </w:r>
      <w:r w:rsidR="001B6C3C" w:rsidRPr="001B6C3C">
        <w:t xml:space="preserve"> </w:t>
      </w:r>
      <w:r w:rsidR="001B6C3C">
        <w:t xml:space="preserve">Flow speed measured at the center of 1 foot sections is multiplied by the cross-sectional area of the section, and summed over the whole cross-section to calculate volumetric discharge. </w:t>
      </w:r>
      <w:r w:rsidR="00E16A35">
        <w:t>Area-Velocity discharge measurements</w:t>
      </w:r>
      <w:r w:rsidR="001B6C3C">
        <w:t xml:space="preserve"> (A-V)</w:t>
      </w:r>
      <w:r w:rsidR="00E16A35">
        <w:t xml:space="preserve"> were made under baseflow and stormflow conditions at </w:t>
      </w:r>
      <w:r w:rsidR="001B6C3C">
        <w:t>FOREST and VILLAGE</w:t>
      </w:r>
      <w:r w:rsidR="00E16A35">
        <w:t xml:space="preserve"> in Faga’alu</w:t>
      </w:r>
      <w:r w:rsidR="001B6C3C">
        <w:t>,</w:t>
      </w:r>
      <w:r w:rsidR="00E16A35">
        <w:t xml:space="preserve"> and linear and log-linear rating curves were fitted</w:t>
      </w:r>
      <w:r w:rsidR="001B6C3C">
        <w:t xml:space="preserve">. </w:t>
      </w:r>
    </w:p>
    <w:p w14:paraId="5E9E5E76" w14:textId="451748FC" w:rsidR="000B78BB" w:rsidDel="00C44F75" w:rsidRDefault="00750F4D" w:rsidP="000023CD">
      <w:pPr>
        <w:ind w:firstLine="720"/>
        <w:jc w:val="both"/>
        <w:rPr>
          <w:del w:id="63" w:author="Alex Messina" w:date="2014-05-19T14:26:00Z"/>
        </w:rPr>
      </w:pPr>
      <w:del w:id="64" w:author="Alex Messina" w:date="2014-05-19T14:26:00Z">
        <w:r w:rsidDel="00C44F75">
          <w:delText>Discharge can also be calculated</w:delText>
        </w:r>
        <w:r w:rsidR="000B78BB" w:rsidDel="00C44F75">
          <w:delText xml:space="preserve"> for a given stage</w:delText>
        </w:r>
        <w:r w:rsidR="001B6C3C" w:rsidDel="00C44F75">
          <w:delText xml:space="preserve"> using</w:delText>
        </w:r>
        <w:r w:rsidDel="00C44F75">
          <w:delText xml:space="preserve"> Manning’s equation for flow in open channels and the </w:delText>
        </w:r>
        <w:r w:rsidR="001B6C3C" w:rsidDel="00C44F75">
          <w:delText xml:space="preserve">measured </w:delText>
        </w:r>
        <w:r w:rsidDel="00C44F75">
          <w:delText>cross-sectional area of the channel</w:delText>
        </w:r>
        <w:r w:rsidR="000B78BB" w:rsidDel="00C44F75">
          <w:delText>:</w:delText>
        </w:r>
        <w:r w:rsidR="000B78BB" w:rsidRPr="000B78BB" w:rsidDel="00C44F75">
          <w:delText xml:space="preserve"> </w:delText>
        </w:r>
      </w:del>
    </w:p>
    <w:p w14:paraId="090AAFE0" w14:textId="44D92D3F" w:rsidR="000B78BB" w:rsidDel="00C44F75" w:rsidRDefault="000B78BB" w:rsidP="000B78BB">
      <w:pPr>
        <w:pStyle w:val="Caption"/>
        <w:keepNext/>
        <w:rPr>
          <w:del w:id="65" w:author="Alex Messina" w:date="2014-05-19T14:26:00Z"/>
        </w:rPr>
      </w:pPr>
      <w:del w:id="66" w:author="Alex Messina" w:date="2014-05-19T14:26:00Z">
        <w:r w:rsidDel="00C44F75">
          <w:delText xml:space="preserve">Equation </w:delText>
        </w:r>
        <w:r w:rsidDel="00C44F75">
          <w:rPr>
            <w:i w:val="0"/>
            <w:iCs w:val="0"/>
          </w:rPr>
          <w:fldChar w:fldCharType="begin"/>
        </w:r>
        <w:r w:rsidDel="00C44F75">
          <w:delInstrText xml:space="preserve"> SEQ Equation \* ARABIC </w:delInstrText>
        </w:r>
        <w:r w:rsidDel="00C44F75">
          <w:rPr>
            <w:i w:val="0"/>
            <w:iCs w:val="0"/>
          </w:rPr>
          <w:fldChar w:fldCharType="separate"/>
        </w:r>
        <w:r w:rsidR="00402F4A" w:rsidDel="00C44F75">
          <w:rPr>
            <w:noProof/>
          </w:rPr>
          <w:delText>4</w:delText>
        </w:r>
        <w:r w:rsidDel="00C44F75">
          <w:rPr>
            <w:i w:val="0"/>
            <w:iCs w:val="0"/>
            <w:noProof/>
          </w:rPr>
          <w:fldChar w:fldCharType="end"/>
        </w:r>
        <w:r w:rsidDel="00C44F75">
          <w:delText xml:space="preserve"> Manning's equation</w:delText>
        </w:r>
      </w:del>
    </w:p>
    <w:tbl>
      <w:tblPr>
        <w:tblStyle w:val="TableGrid"/>
        <w:tblW w:w="0" w:type="auto"/>
        <w:tblLook w:val="04A0" w:firstRow="1" w:lastRow="0" w:firstColumn="1" w:lastColumn="0" w:noHBand="0" w:noVBand="1"/>
      </w:tblPr>
      <w:tblGrid>
        <w:gridCol w:w="3112"/>
        <w:gridCol w:w="3135"/>
        <w:gridCol w:w="3113"/>
      </w:tblGrid>
      <w:tr w:rsidR="000B78BB" w:rsidDel="00C44F75" w14:paraId="52B5866F" w14:textId="7A4D79F9" w:rsidTr="0063032F">
        <w:trPr>
          <w:del w:id="67" w:author="Alex Messina" w:date="2014-05-19T14:26:00Z"/>
        </w:trPr>
        <w:tc>
          <w:tcPr>
            <w:tcW w:w="3112" w:type="dxa"/>
            <w:tcBorders>
              <w:top w:val="nil"/>
              <w:left w:val="nil"/>
              <w:bottom w:val="nil"/>
              <w:right w:val="nil"/>
            </w:tcBorders>
          </w:tcPr>
          <w:p w14:paraId="7A09EAF4" w14:textId="5AA9AB84" w:rsidR="000B78BB" w:rsidDel="00C44F75" w:rsidRDefault="000B78BB" w:rsidP="0063032F">
            <w:pPr>
              <w:spacing w:after="120"/>
              <w:rPr>
                <w:del w:id="68" w:author="Alex Messina" w:date="2014-05-19T14:26:00Z"/>
              </w:rPr>
            </w:pPr>
          </w:p>
        </w:tc>
        <w:tc>
          <w:tcPr>
            <w:tcW w:w="3135" w:type="dxa"/>
            <w:tcBorders>
              <w:top w:val="nil"/>
              <w:left w:val="nil"/>
              <w:bottom w:val="nil"/>
              <w:right w:val="nil"/>
            </w:tcBorders>
          </w:tcPr>
          <w:p w14:paraId="698796E3" w14:textId="605FB488" w:rsidR="000B78BB" w:rsidDel="00C44F75" w:rsidRDefault="000B78BB" w:rsidP="0063032F">
            <w:pPr>
              <w:spacing w:after="120"/>
              <w:rPr>
                <w:del w:id="69" w:author="Alex Messina" w:date="2014-05-19T14:26:00Z"/>
              </w:rPr>
            </w:pPr>
            <m:oMath>
              <m:r>
                <w:del w:id="70" w:author="Alex Messina" w:date="2014-05-19T14:26:00Z">
                  <w:rPr>
                    <w:rFonts w:ascii="Cambria Math" w:hAnsi="Cambria Math"/>
                  </w:rPr>
                  <m:t xml:space="preserve">Q= </m:t>
                </w:del>
              </m:r>
              <m:f>
                <m:fPr>
                  <m:ctrlPr>
                    <w:del w:id="71" w:author="Alex Messina" w:date="2014-05-19T14:26:00Z">
                      <w:rPr>
                        <w:rFonts w:ascii="Cambria Math" w:hAnsi="Cambria Math"/>
                        <w:i/>
                      </w:rPr>
                    </w:del>
                  </m:ctrlPr>
                </m:fPr>
                <m:num>
                  <m:r>
                    <w:del w:id="72" w:author="Alex Messina" w:date="2014-05-19T14:26:00Z">
                      <w:rPr>
                        <w:rFonts w:ascii="Cambria Math" w:hAnsi="Cambria Math"/>
                      </w:rPr>
                      <m:t>k</m:t>
                    </w:del>
                  </m:r>
                </m:num>
                <m:den>
                  <m:r>
                    <w:del w:id="73" w:author="Alex Messina" w:date="2014-05-19T14:26:00Z">
                      <w:rPr>
                        <w:rFonts w:ascii="Cambria Math" w:hAnsi="Cambria Math"/>
                      </w:rPr>
                      <m:t>n</m:t>
                    </w:del>
                  </m:r>
                </m:den>
              </m:f>
              <m:r>
                <w:del w:id="74" w:author="Alex Messina" w:date="2014-05-19T14:26:00Z">
                  <w:rPr>
                    <w:rFonts w:ascii="Cambria Math" w:hAnsi="Cambria Math"/>
                  </w:rPr>
                  <m:t xml:space="preserve"> </m:t>
                </w:del>
              </m:r>
              <m:sSup>
                <m:sSupPr>
                  <m:ctrlPr>
                    <w:del w:id="75" w:author="Alex Messina" w:date="2014-05-19T14:26:00Z">
                      <w:rPr>
                        <w:rFonts w:ascii="Cambria Math" w:hAnsi="Cambria Math"/>
                        <w:i/>
                      </w:rPr>
                    </w:del>
                  </m:ctrlPr>
                </m:sSupPr>
                <m:e>
                  <m:sSub>
                    <m:sSubPr>
                      <m:ctrlPr>
                        <w:del w:id="76" w:author="Alex Messina" w:date="2014-05-19T14:26:00Z">
                          <w:rPr>
                            <w:rFonts w:ascii="Cambria Math" w:hAnsi="Cambria Math"/>
                            <w:i/>
                          </w:rPr>
                        </w:del>
                      </m:ctrlPr>
                    </m:sSubPr>
                    <m:e>
                      <m:r>
                        <w:del w:id="77" w:author="Alex Messina" w:date="2014-05-19T14:26:00Z">
                          <w:rPr>
                            <w:rFonts w:ascii="Cambria Math" w:hAnsi="Cambria Math"/>
                          </w:rPr>
                          <m:t>R</m:t>
                        </w:del>
                      </m:r>
                    </m:e>
                    <m:sub>
                      <m:r>
                        <w:del w:id="78" w:author="Alex Messina" w:date="2014-05-19T14:26:00Z">
                          <w:rPr>
                            <w:rFonts w:ascii="Cambria Math" w:hAnsi="Cambria Math"/>
                          </w:rPr>
                          <m:t xml:space="preserve">h </m:t>
                        </w:del>
                      </m:r>
                    </m:sub>
                  </m:sSub>
                </m:e>
                <m:sup>
                  <m:f>
                    <m:fPr>
                      <m:ctrlPr>
                        <w:del w:id="79" w:author="Alex Messina" w:date="2014-05-19T14:26:00Z">
                          <w:rPr>
                            <w:rFonts w:ascii="Cambria Math" w:hAnsi="Cambria Math"/>
                            <w:i/>
                          </w:rPr>
                        </w:del>
                      </m:ctrlPr>
                    </m:fPr>
                    <m:num>
                      <m:r>
                        <w:del w:id="80" w:author="Alex Messina" w:date="2014-05-19T14:26:00Z">
                          <w:rPr>
                            <w:rFonts w:ascii="Cambria Math" w:hAnsi="Cambria Math"/>
                          </w:rPr>
                          <m:t>2</m:t>
                        </w:del>
                      </m:r>
                    </m:num>
                    <m:den>
                      <m:r>
                        <w:del w:id="81" w:author="Alex Messina" w:date="2014-05-19T14:26:00Z">
                          <w:rPr>
                            <w:rFonts w:ascii="Cambria Math" w:hAnsi="Cambria Math"/>
                          </w:rPr>
                          <m:t xml:space="preserve">3 </m:t>
                        </w:del>
                      </m:r>
                    </m:den>
                  </m:f>
                </m:sup>
              </m:sSup>
              <m:r>
                <w:del w:id="82" w:author="Alex Messina" w:date="2014-05-19T14:26:00Z">
                  <w:rPr>
                    <w:rFonts w:ascii="Cambria Math" w:hAnsi="Cambria Math"/>
                  </w:rPr>
                  <m:t xml:space="preserve">* </m:t>
                </w:del>
              </m:r>
              <m:sSup>
                <m:sSupPr>
                  <m:ctrlPr>
                    <w:del w:id="83" w:author="Alex Messina" w:date="2014-05-19T14:26:00Z">
                      <w:rPr>
                        <w:rFonts w:ascii="Cambria Math" w:hAnsi="Cambria Math"/>
                        <w:i/>
                      </w:rPr>
                    </w:del>
                  </m:ctrlPr>
                </m:sSupPr>
                <m:e>
                  <m:r>
                    <w:del w:id="84" w:author="Alex Messina" w:date="2014-05-19T14:26:00Z">
                      <w:rPr>
                        <w:rFonts w:ascii="Cambria Math" w:hAnsi="Cambria Math"/>
                      </w:rPr>
                      <m:t>S</m:t>
                    </w:del>
                  </m:r>
                </m:e>
                <m:sup>
                  <m:f>
                    <m:fPr>
                      <m:ctrlPr>
                        <w:del w:id="85" w:author="Alex Messina" w:date="2014-05-19T14:26:00Z">
                          <w:rPr>
                            <w:rFonts w:ascii="Cambria Math" w:hAnsi="Cambria Math"/>
                            <w:i/>
                          </w:rPr>
                        </w:del>
                      </m:ctrlPr>
                    </m:fPr>
                    <m:num>
                      <m:r>
                        <w:del w:id="86" w:author="Alex Messina" w:date="2014-05-19T14:26:00Z">
                          <w:rPr>
                            <w:rFonts w:ascii="Cambria Math" w:hAnsi="Cambria Math"/>
                          </w:rPr>
                          <m:t>1</m:t>
                        </w:del>
                      </m:r>
                    </m:num>
                    <m:den>
                      <m:r>
                        <w:del w:id="87" w:author="Alex Messina" w:date="2014-05-19T14:26:00Z">
                          <w:rPr>
                            <w:rFonts w:ascii="Cambria Math" w:hAnsi="Cambria Math"/>
                          </w:rPr>
                          <m:t>2</m:t>
                        </w:del>
                      </m:r>
                    </m:den>
                  </m:f>
                </m:sup>
              </m:sSup>
              <m:r>
                <w:del w:id="88" w:author="Alex Messina" w:date="2014-05-19T14:26:00Z">
                  <w:rPr>
                    <w:rFonts w:ascii="Cambria Math" w:hAnsi="Cambria Math"/>
                  </w:rPr>
                  <m:t>*A</m:t>
                </w:del>
              </m:r>
            </m:oMath>
            <w:del w:id="89" w:author="Alex Messina" w:date="2014-05-19T14:26:00Z">
              <w:r w:rsidDel="00C44F75">
                <w:delText xml:space="preserve"> </w:delText>
              </w:r>
            </w:del>
          </w:p>
        </w:tc>
        <w:tc>
          <w:tcPr>
            <w:tcW w:w="3113" w:type="dxa"/>
            <w:tcBorders>
              <w:top w:val="nil"/>
              <w:left w:val="nil"/>
              <w:bottom w:val="nil"/>
              <w:right w:val="nil"/>
            </w:tcBorders>
          </w:tcPr>
          <w:p w14:paraId="11B4733C" w14:textId="71B9A720" w:rsidR="000B78BB" w:rsidDel="00C44F75" w:rsidRDefault="000B78BB" w:rsidP="0063032F">
            <w:pPr>
              <w:spacing w:after="120"/>
              <w:jc w:val="right"/>
              <w:rPr>
                <w:del w:id="90" w:author="Alex Messina" w:date="2014-05-19T14:26:00Z"/>
              </w:rPr>
            </w:pPr>
            <w:del w:id="91" w:author="Alex Messina" w:date="2014-05-19T14:26:00Z">
              <w:r w:rsidDel="00C44F75">
                <w:fldChar w:fldCharType="begin"/>
              </w:r>
              <w:r w:rsidDel="00C44F75">
                <w:delInstrText xml:space="preserve"> REF _Ref385921798 \h </w:delInstrText>
              </w:r>
              <w:r w:rsidDel="00C44F75">
                <w:fldChar w:fldCharType="end"/>
              </w:r>
            </w:del>
          </w:p>
        </w:tc>
      </w:tr>
      <w:tr w:rsidR="000B78BB" w:rsidDel="00C44F75" w14:paraId="4451D72C" w14:textId="67AB223F" w:rsidTr="0063032F">
        <w:trPr>
          <w:del w:id="92" w:author="Alex Messina" w:date="2014-05-19T14:26:00Z"/>
        </w:trPr>
        <w:tc>
          <w:tcPr>
            <w:tcW w:w="9360" w:type="dxa"/>
            <w:gridSpan w:val="3"/>
            <w:tcBorders>
              <w:top w:val="nil"/>
              <w:left w:val="nil"/>
              <w:bottom w:val="nil"/>
              <w:right w:val="nil"/>
            </w:tcBorders>
          </w:tcPr>
          <w:p w14:paraId="18F32EA9" w14:textId="2FF51172" w:rsidR="000B78BB" w:rsidDel="00C44F75" w:rsidRDefault="000B78BB" w:rsidP="0063032F">
            <w:pPr>
              <w:spacing w:after="120"/>
              <w:rPr>
                <w:del w:id="93" w:author="Alex Messina" w:date="2014-05-19T14:26:00Z"/>
              </w:rPr>
            </w:pPr>
            <w:del w:id="94" w:author="Alex Messina" w:date="2014-05-19T14:26:00Z">
              <w:r w:rsidDel="00C44F75">
                <w:delText xml:space="preserve">where </w:delText>
              </w:r>
              <w:r w:rsidRPr="00016782" w:rsidDel="00C44F75">
                <w:rPr>
                  <w:i/>
                </w:rPr>
                <w:delText>Q</w:delText>
              </w:r>
              <w:r w:rsidDel="00C44F75">
                <w:delText xml:space="preserve"> is discharge (L</w:delText>
              </w:r>
              <w:r w:rsidRPr="00FF60D9" w:rsidDel="00C44F75">
                <w:rPr>
                  <w:vertAlign w:val="superscript"/>
                </w:rPr>
                <w:delText>1</w:delText>
              </w:r>
              <w:r w:rsidDel="00C44F75">
                <w:delText xml:space="preserve"> </w:delText>
              </w:r>
              <w:r w:rsidR="001B6C3C" w:rsidDel="00C44F75">
                <w:delText>s</w:delText>
              </w:r>
              <w:r w:rsidRPr="00FF60D9" w:rsidDel="00C44F75">
                <w:rPr>
                  <w:vertAlign w:val="superscript"/>
                </w:rPr>
                <w:delText>-1</w:delText>
              </w:r>
              <w:r w:rsidDel="00C44F75">
                <w:delText xml:space="preserve">), </w:delText>
              </w:r>
              <w:r w:rsidRPr="00016782" w:rsidDel="00C44F75">
                <w:rPr>
                  <w:i/>
                </w:rPr>
                <w:delText>k</w:delText>
              </w:r>
              <w:r w:rsidDel="00C44F75">
                <w:delText xml:space="preserve"> is a </w:delText>
              </w:r>
              <w:r w:rsidR="009D2A43" w:rsidDel="00C44F75">
                <w:delText xml:space="preserve">units </w:delText>
              </w:r>
              <w:r w:rsidDel="00C44F75">
                <w:delText xml:space="preserve">conversion factor (1.436), </w:delText>
              </w:r>
              <w:r w:rsidRPr="00016782" w:rsidDel="00C44F75">
                <w:rPr>
                  <w:i/>
                </w:rPr>
                <w:delText>n</w:delText>
              </w:r>
              <w:r w:rsidDel="00C44F75">
                <w:delText xml:space="preserve"> is Manning’s n value (.033 for a lined channel with riprap, </w:delText>
              </w:r>
              <w:r w:rsidRPr="00016782" w:rsidDel="00C44F75">
                <w:rPr>
                  <w:i/>
                </w:rPr>
                <w:delText>R</w:delText>
              </w:r>
              <w:r w:rsidRPr="00D85A41" w:rsidDel="00C44F75">
                <w:rPr>
                  <w:i/>
                  <w:vertAlign w:val="subscript"/>
                </w:rPr>
                <w:delText>h</w:delText>
              </w:r>
              <w:r w:rsidDel="00C44F75">
                <w:delText xml:space="preserve"> is hydraulic radius (m), </w:delText>
              </w:r>
              <w:r w:rsidRPr="00016782" w:rsidDel="00C44F75">
                <w:rPr>
                  <w:i/>
                </w:rPr>
                <w:delText>S</w:delText>
              </w:r>
              <w:r w:rsidDel="00C44F75">
                <w:delText xml:space="preserve"> is slope (m/m), and </w:delText>
              </w:r>
              <w:r w:rsidRPr="00016782" w:rsidDel="00C44F75">
                <w:rPr>
                  <w:i/>
                </w:rPr>
                <w:delText>A</w:delText>
              </w:r>
              <w:r w:rsidDel="00C44F75">
                <w:delText xml:space="preserve"> is cross-sectional area.</w:delText>
              </w:r>
            </w:del>
          </w:p>
        </w:tc>
      </w:tr>
    </w:tbl>
    <w:p w14:paraId="6B252375" w14:textId="24B01074" w:rsidR="00750F4D" w:rsidDel="00C44F75" w:rsidRDefault="00750F4D" w:rsidP="00FC7C8C">
      <w:pPr>
        <w:spacing w:after="120" w:line="240" w:lineRule="auto"/>
        <w:jc w:val="both"/>
        <w:rPr>
          <w:del w:id="95" w:author="Alex Messina" w:date="2014-05-19T14:26:00Z"/>
        </w:rPr>
      </w:pPr>
      <w:del w:id="96" w:author="Alex Messina" w:date="2014-05-19T14:26:00Z">
        <w:r w:rsidDel="00C44F75">
          <w:lastRenderedPageBreak/>
          <w:delText>From field observations</w:delText>
        </w:r>
        <w:r w:rsidR="001B6C3C" w:rsidDel="00C44F75">
          <w:delText xml:space="preserve"> a</w:delText>
        </w:r>
        <w:r w:rsidDel="00C44F75">
          <w:delText xml:space="preserve"> Manning’s n value of 0.033 (lined channel with</w:delText>
        </w:r>
        <w:r w:rsidR="00016782" w:rsidDel="00C44F75">
          <w:delText xml:space="preserve"> riprap) </w:delText>
        </w:r>
        <w:r w:rsidR="001B6C3C" w:rsidDel="00C44F75">
          <w:delText xml:space="preserve">was selected </w:delText>
        </w:r>
        <w:r w:rsidR="00016782" w:rsidDel="00C44F75">
          <w:delText>and slope of 0.01 (m</w:delText>
        </w:r>
        <w:r w:rsidR="00016782" w:rsidRPr="00016782" w:rsidDel="00C44F75">
          <w:rPr>
            <w:vertAlign w:val="superscript"/>
          </w:rPr>
          <w:delText>1</w:delText>
        </w:r>
        <w:r w:rsidDel="00C44F75">
          <w:delText>m</w:delText>
        </w:r>
        <w:r w:rsidR="00016782" w:rsidRPr="00016782" w:rsidDel="00C44F75">
          <w:rPr>
            <w:vertAlign w:val="superscript"/>
          </w:rPr>
          <w:delText>-1</w:delText>
        </w:r>
        <w:r w:rsidDel="00C44F75">
          <w:delText>)</w:delText>
        </w:r>
        <w:r w:rsidR="001B6C3C" w:rsidDel="00C44F75">
          <w:delText xml:space="preserve"> </w:delText>
        </w:r>
        <w:r w:rsidR="009D2A43" w:rsidDel="00C44F75">
          <w:delText xml:space="preserve">was measured in the field. </w:delText>
        </w:r>
        <w:r w:rsidDel="00C44F75">
          <w:delText xml:space="preserve"> Discharge calculated with Manning’s equation is sensitive to the choice of the n parameter, which can vary with changing vegetation growth and sediment deposition in the channel. Large var</w:delText>
        </w:r>
        <w:r w:rsidR="00D85A41" w:rsidDel="00C44F75">
          <w:delText>iations in vegetation growth due to</w:delText>
        </w:r>
        <w:r w:rsidDel="00C44F75">
          <w:delText xml:space="preserve"> clearing were observed in the field, however, Manning’s n was not varied in this analysis due to lack of quantitative data on vegetation patterns in the stream. Sediment and debris deposits were observed in the channel, but quantitative data was not collected to describe the transient variations</w:delText>
        </w:r>
        <w:r w:rsidR="000B78BB" w:rsidDel="00C44F75">
          <w:delText xml:space="preserve"> in the stage-discharge relationship. </w:delText>
        </w:r>
      </w:del>
    </w:p>
    <w:p w14:paraId="0B60B050" w14:textId="2EFE7DC8" w:rsidR="00763C6C" w:rsidRDefault="00763C6C" w:rsidP="00B76BD8">
      <w:pPr>
        <w:ind w:firstLine="576"/>
      </w:pPr>
      <w:r>
        <w:t>At FOREST, an uncontrolled ogee spillway at an existing stream impoundment was used to model discharge.</w:t>
      </w:r>
    </w:p>
    <w:p w14:paraId="2E52EA4E" w14:textId="77777777" w:rsidR="00B76BD8" w:rsidRDefault="00B76BD8" w:rsidP="00B76BD8">
      <w:pPr>
        <w:ind w:firstLine="576"/>
      </w:pPr>
      <w:r>
        <w:t xml:space="preserve">Winflume was developed by the U.S. Bureau of Reclamation to design and calibrate long-throated flume and broad-crested weir flow measurement structures </w:t>
      </w:r>
      <w:r>
        <w:fldChar w:fldCharType="begin"/>
      </w:r>
      <w:r>
        <w:instrText xml:space="preserve"> ADDIN EN.CITE &lt;EndNote&gt;&lt;Cite&gt;&lt;Author&gt;USBR&lt;/Author&gt;&lt;Year&gt;2012&lt;/Year&gt;&lt;RecNum&gt;204&lt;/RecNum&gt;&lt;DisplayText&gt;(USBR 2012)&lt;/DisplayText&gt;&lt;record&gt;&lt;rec-number&gt;204&lt;/rec-number&gt;&lt;foreign-keys&gt;&lt;key app="EN" db-id="9rz0sxsf5wzadbeat27vewpbwtea5drfdesw"&gt;204&lt;/key&gt;&lt;/foreign-keys&gt;&lt;ref-type name="Web Page"&gt;12&lt;/ref-type&gt;&lt;contributors&gt;&lt;authors&gt;&lt;author&gt;USBR&lt;/author&gt;&lt;/authors&gt;&lt;/contributors&gt;&lt;titles&gt;&lt;title&gt;The WinFlume Homepage&lt;/title&gt;&lt;/titles&gt;&lt;volume&gt;2012&lt;/volume&gt;&lt;number&gt;November 15&lt;/number&gt;&lt;dates&gt;&lt;year&gt;2012&lt;/year&gt;&lt;pub-dates&gt;&lt;date&gt;5/11/12&lt;/date&gt;&lt;/pub-dates&gt;&lt;/dates&gt;&lt;urls&gt;&lt;related-urls&gt;&lt;url&gt;http://www.usbr.gov/pmts/hydraulics_lab/winflume/&lt;/url&gt;&lt;/related-urls&gt;&lt;/urls&gt;&lt;/record&gt;&lt;/Cite&gt;&lt;/EndNote&gt;</w:instrText>
      </w:r>
      <w:r>
        <w:fldChar w:fldCharType="separate"/>
      </w:r>
      <w:r>
        <w:rPr>
          <w:noProof/>
        </w:rPr>
        <w:t>(</w:t>
      </w:r>
      <w:hyperlink w:anchor="_ENREF_10" w:tooltip="USBR, 2012 #204" w:history="1">
        <w:r>
          <w:rPr>
            <w:noProof/>
          </w:rPr>
          <w:t>USBR 2012</w:t>
        </w:r>
      </w:hyperlink>
      <w:r>
        <w:rPr>
          <w:noProof/>
        </w:rPr>
        <w:t>)</w:t>
      </w:r>
      <w:r>
        <w:fldChar w:fldCharType="end"/>
      </w:r>
      <w:r>
        <w:t xml:space="preserve">. The software can also be used to simulate an existing structure by inputting the dimensions of the structure and simulating a rating curve. </w:t>
      </w:r>
      <w:r w:rsidR="00750F4D">
        <w:t xml:space="preserve">WinFlume </w:t>
      </w:r>
      <w:r w:rsidR="009D2A43">
        <w:t>was used at the FORE</w:t>
      </w:r>
      <w:r w:rsidR="006D6AE2">
        <w:t xml:space="preserve">ST site because A-V measurements were </w:t>
      </w:r>
      <w:r>
        <w:t xml:space="preserve">unreliable </w:t>
      </w:r>
      <w:r w:rsidR="006D6AE2">
        <w:t>at low discharges, and A-V measurements could not be made at high discharges due to safety issues with wading in the spillway of the control structure. At stages over 45cm the water level exceeds the height of the narrow channel and flows over the cres</w:t>
      </w:r>
      <w:r>
        <w:t xml:space="preserve">t of the control structure, causing a significant change in the stage-discharge relationship that could not be predicted from A-V measurement. WinFlume was calibrated with A-V measurements and used to predict discharge at all stages. </w:t>
      </w:r>
    </w:p>
    <w:p w14:paraId="5C2A2E69" w14:textId="7A8C0378" w:rsidR="006D6AE2" w:rsidRDefault="0002094E" w:rsidP="006467A7">
      <w:pPr>
        <w:pStyle w:val="Heading3"/>
      </w:pPr>
      <w:r>
        <w:t>Suspended Sediment</w:t>
      </w:r>
      <w:r w:rsidR="00975433">
        <w:t xml:space="preserve"> </w:t>
      </w:r>
      <w:r w:rsidR="003F3570">
        <w:t>Concentration</w:t>
      </w:r>
      <w:r w:rsidR="006C4247">
        <w:t xml:space="preserve"> (SSC)</w:t>
      </w:r>
    </w:p>
    <w:p w14:paraId="3682A52E" w14:textId="5A19492E" w:rsidR="00DB59B7" w:rsidRDefault="00DB59B7" w:rsidP="00DB59B7">
      <w:pPr>
        <w:ind w:firstLine="720"/>
        <w:jc w:val="both"/>
      </w:pPr>
      <w:r>
        <w:t xml:space="preserve">A main objective of this research was to identify and quantify key sediment sources in Faga’alu to focus future management efforts. Sediment rating curves have been used to derive continuous SSC if Q data is available </w:t>
      </w:r>
      <w:r>
        <w:fldChar w:fldCharType="begin" w:fldLock="1"/>
      </w:r>
      <w:r w:rsidR="003169E1">
        <w:instrText>ADDIN CSL_CITATION { "citationItems" : [ { "id" : "ITEM-1", "itemData" : { "author" : [ { "dropping-particle" : "", "family" : "Walling", "given" : "D E", "non-dropping-particle" : "", "parse-names" : false, "suffix" : "" } ], "container-title" : "Water Resources Research", "id" : "ITEM-1",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"(Walling, 1977)" }, "properties" : { "noteIndex" : 0 }, "schema" : "https://github.com/citation-style-language/schema/raw/master/csl-citation.json" }</w:instrText>
      </w:r>
      <w:r>
        <w:fldChar w:fldCharType="separate"/>
      </w:r>
      <w:r w:rsidRPr="00FC7C8C">
        <w:rPr>
          <w:noProof/>
        </w:rPr>
        <w:t>(Walling, 1977)</w:t>
      </w:r>
      <w:r>
        <w:fldChar w:fldCharType="end"/>
      </w:r>
      <w:r>
        <w:t xml:space="preserve">, but this is only possible if SSC shows a </w:t>
      </w:r>
      <w:commentRangeStart w:id="97"/>
      <w:commentRangeStart w:id="98"/>
      <w:r>
        <w:t>bijective</w:t>
      </w:r>
      <w:commentRangeEnd w:id="97"/>
      <w:r>
        <w:rPr>
          <w:rStyle w:val="CommentReference"/>
        </w:rPr>
        <w:commentReference w:id="97"/>
      </w:r>
      <w:commentRangeEnd w:id="98"/>
      <w:r w:rsidR="00340B2C">
        <w:rPr>
          <w:rStyle w:val="CommentReference"/>
        </w:rPr>
        <w:commentReference w:id="98"/>
      </w:r>
      <w:r>
        <w:t xml:space="preserve"> relationship with Q. Data from the study site showed only weak correlation between Q and SSC, with significant hysteresis during storm- and baseflows, so alternative methods were needed. The sediment rating curve can be divided by rising stage and falling stage samples, continuous SSC can be modeled using Regression Tree approaches </w:t>
      </w:r>
      <w:r>
        <w:fldChar w:fldCharType="begin" w:fldLock="1"/>
      </w:r>
      <w:r w:rsidR="003169E1">
        <w:instrText>ADDIN CSL_CITATION { "citationItems" : [ { "id" : "ITEM-1",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"ITEM-1", "issue" : "428-429", "issued" : { "date-parts" : [ [ "2012" ] ] }, "page" : "170-181", "title" : "Forests and erosion: Insights from a study of suspended-sediment dynamics in an overland flow-prone rainforest catchment", "type" : "article-journal" }, "uris" : [ "http://www.mendeley.com/documents/?uuid=b82faf52-48b9-420d-a9dc-e7be4cac6821" ] } ], "mendeley" : { "previouslyFormattedCitation" : "(Zimmermann et al., 2012)" }, "properties" : { "noteIndex" : 0 }, "schema" : "https://github.com/citation-style-language/schema/raw/master/csl-citation.json" }</w:instrText>
      </w:r>
      <w:r>
        <w:fldChar w:fldCharType="separate"/>
      </w:r>
      <w:r w:rsidRPr="00FC7C8C">
        <w:rPr>
          <w:noProof/>
        </w:rPr>
        <w:t>(Zimmermann et al., 2012)</w:t>
      </w:r>
      <w:r>
        <w:fldChar w:fldCharType="end"/>
      </w:r>
      <w:r>
        <w:t xml:space="preserve">, or continuously monitored turbidity data can be used to model SSC </w:t>
      </w:r>
      <w:r>
        <w:fldChar w:fldCharType="begin" w:fldLock="1"/>
      </w:r>
      <w:r w:rsidR="003169E1">
        <w:instrText>ADDIN CSL_CITATION { "citationItems" : [ { "id" : "ITEM-1", "itemData" : { "ISBN" : "1099-1085", "author" : [ { "dropping-particle" : "", "family" : "Gippel", "given" : "C J", "non-dropping-particle" : "", "parse-names" : false, "suffix" : "" } ], "container-title" : "Hydrological processes", "id" : "ITEM-1", "issue" : "1", "issued" : { "date-parts" : [ [ "1995" ] ] }, "page" : "83-97", "title" : "Potential of turbidity monitoring for measuring the transport of suspended solids in streams", "type" : "article-journal", "volume" : "9" }, "uris" : [ "http://www.mendeley.com/documents/?uuid=f9c31943-92aa-4be9-873c-7d6476e46f58" ] }, { "id" : "ITEM-2", "itemData" : { "DOI" : "10.1002/hyp.6763", "ISBN" : "1099-1085", "author" : [ { "dropping-particle" : "", "family" : "Minella", "given" : "Jean P G", "non-dropping-particle" : "", "parse-names" : false, "suffix" : "" }, { "dropping-particle" : "", "family" : "Merten", "given" : "Gustavo H", "non-dropping-particle" : "", "parse-names" : false, "suffix" : "" }, { "dropping-particle" : "", "family" : "Reichert", "given" : "Jos\u00e9 M", "non-dropping-particle" : "", "parse-names" : false, "suffix" : "" }, { "dropping-particle" : "", "family" : "Clarke", "given" : "Robin T", "non-dropping-particle" : "", "parse-names" : false, "suffix" : "" } ], "container-title" : "Hydrological processes", "id" : "ITEM-2", "issue" : "12", "issued" : { "date-parts" : [ [ "2008" ] ] }, "page" : "1819-1830", "publisher" : "John Wiley &amp; Sons, Ltd.", "title" : "Estimating suspended sediment concentrations from turbidity measurements and the calibration problem", "type" : "article-journal", "volume" : "22" }, "uris" : [ "http://www.mendeley.com/documents/?uuid=f4d12c6b-f108-4b0a-b8a6-b17af1a236cf" ] } ], "mendeley" : { "previouslyFormattedCitation" : "(Gippel, 1995; Minella et al., 2008)" }, "properties" : { "noteIndex" : 0 }, "schema" : "https://github.com/citation-style-language/schema/raw/master/csl-citation.json" }</w:instrText>
      </w:r>
      <w:r>
        <w:fldChar w:fldCharType="separate"/>
      </w:r>
      <w:r w:rsidRPr="00FC7C8C">
        <w:rPr>
          <w:noProof/>
        </w:rPr>
        <w:t>(Gippel, 1995; Minella et al., 2008)</w:t>
      </w:r>
      <w:r>
        <w:fldChar w:fldCharType="end"/>
      </w:r>
      <w:r>
        <w:t>.</w:t>
      </w:r>
    </w:p>
    <w:p w14:paraId="6A134D60" w14:textId="33E139B9" w:rsidR="00DB59B7" w:rsidRDefault="00DB59B7" w:rsidP="00DB59B7">
      <w:pPr>
        <w:ind w:firstLine="432"/>
      </w:pPr>
      <w:r>
        <w:fldChar w:fldCharType="begin" w:fldLock="1"/>
      </w:r>
      <w:r w:rsidR="003169E1">
        <w:instrText>ADDIN CSL_CITATION { "citationItems" : [ { "id" : "ITEM-1", "itemData" : { "author" : [ { "dropping-particle" : "", "family" : "Curtis", "given" : "Steven", "non-dropping-particle" : "", "parse-names" : false, "suffix" : "" }, { "dropping-particle" : "", "family" : "Wetzell", "given" : "L", "non-dropping-particle" : "", "parse-names" : false, "suffix" : "" }, { "dropping-particle" : "", "family" : "Wiles", "given" : "P.", "non-dropping-particle" : "", "parse-names" : false, "suffix" : "" }, { "dropping-particle" : "", "family" : "Tinitali", "given" : "R", "non-dropping-particle" : "", "parse-names" : false, "suffix" : "" } ], "id" : "ITEM-1", "issued" : { "date-parts" : [ [ "2011" ] ] }, "title" : "Turbidity in Faga\u2019alu Stream: The Sources, Impacts, and Solutions", "type" : "article-journal" }, "uris" : [ "http://www.mendeley.com/documents/?uuid=88e13805-68ef-4e90-9ed0-e5ae20151e2c" ] } ], "mendeley" : { "manualFormatting" : "Curtis et al. (2011)", "previouslyFormattedCitation" : "(Curtis et al., 2011)" }, "properties" : { "noteIndex" : 0 }, "schema" : "https://github.com/citation-style-language/schema/raw/master/csl-citation.json" }</w:instrText>
      </w:r>
      <w:r>
        <w:fldChar w:fldCharType="separate"/>
      </w:r>
      <w:r w:rsidRPr="000D7904">
        <w:rPr>
          <w:noProof/>
        </w:rPr>
        <w:t>Curtis et al.</w:t>
      </w:r>
      <w:r>
        <w:rPr>
          <w:noProof/>
        </w:rPr>
        <w:t xml:space="preserve"> (</w:t>
      </w:r>
      <w:r w:rsidRPr="000D7904">
        <w:rPr>
          <w:noProof/>
        </w:rPr>
        <w:t>2011)</w:t>
      </w:r>
      <w:r>
        <w:fldChar w:fldCharType="end"/>
      </w:r>
      <w:r>
        <w:t xml:space="preserve"> found statistically significant increases in turbidity below the quarry (QUARRY) and bridge construction but measured turbidity was not calibrated to SSC samples. Bridge construction has been completed and is no longer a source of increased turbidity.  Due to logistical constraints, continuous event-based SSY could only be measured upstream and downstream of the village. To identify significant increases in sediment loading within the village watershed, stream water SSC samples were also collected at QUARRY, and compared to FOREST and VILLAGE for any statistically significant patterns. </w:t>
      </w:r>
      <w:bookmarkStart w:id="99" w:name="30000"/>
      <w:bookmarkStart w:id="100" w:name="31000"/>
      <w:bookmarkEnd w:id="99"/>
      <w:bookmarkEnd w:id="100"/>
    </w:p>
    <w:p w14:paraId="4A9F35CD" w14:textId="59C6F062" w:rsidR="00DB59B7" w:rsidRDefault="00DB59B7" w:rsidP="00DB59B7">
      <w:pPr>
        <w:ind w:firstLine="576"/>
        <w:jc w:val="both"/>
        <w:rPr>
          <w:noProof/>
        </w:rPr>
      </w:pPr>
      <w:commentRangeStart w:id="101"/>
      <w:r>
        <w:rPr>
          <w:noProof/>
        </w:rPr>
        <w:t xml:space="preserve">From January 6, 2012, to February 26, 2014, 610 samples were collected at 14 sites in Nu’uuli and Faga’alu watersheds and analyzed for SSC. </w:t>
      </w:r>
      <w:r>
        <w:t xml:space="preserve">Stream water samples were collected by grab sampling with 500mL HDPE widemouth bottles at FOREST, QUARRY, VILLAGE, N1 and N2, and by ISCO 3700 automatic pump samplers at QUARRY, N1, and N2. Water samples were vacuum filtered on 47mm, 0.7um Millipore AP40 glass fiber filters, oven dried at 100˚C for one hour, cooled and weighed to determine SSC (mg/L) </w:t>
      </w:r>
      <w:r>
        <w:fldChar w:fldCharType="begin" w:fldLock="1"/>
      </w:r>
      <w:r w:rsidR="003169E1">
        <w:instrText>ADDIN CSL_CITATION { "citationItems" : [ { "id" : "ITEM-1", "itemData" : { "author" : [ { "dropping-particle" : "", "family" : "Gray", "given" : "By John R", "non-dropping-particle" : "", "parse-names" : false, "suffix" : "" }, { "dropping-particle" : "", "family" : "Glysson", "given" : "G Douglas", "non-dropping-particle" : "", "parse-names" : false, "suffix" : "" }, { "dropping-particle" : "", "family" : "Turcios", "given" : "Lisa M", "non-dropping-particle" : "", "parse-names" : false, "suffix" : "" }, { "dropping-particle" : "", "family" : "Schwarz", "given" : "Gregory E", "non-dropping-particle" : "", "parse-names" : false, "suffix" : "" } ], "id" : "ITEM-1", "issue" : "August", "issued" : { "date-parts" : [ [ "2000" ] ] }, "publisher-place" : "Reston, Va.", "title" : "Comparability of Suspended-Sediment Concentration and Total Suspended Solids Data", "type" : "report" }, "uris" : [ "http://www.mendeley.com/documents/?uuid=af7bb0bd-074e-46b3-9e5e-1912c07079b0" ] } ], "mendeley" : { "previouslyFormattedCitation" : "(Gray et al., 2000)" }, "properties" : { "noteIndex" : 0 }, "schema" : "https://github.com/citation-style-language/schema/raw/master/csl-citation.json" }</w:instrText>
      </w:r>
      <w:r>
        <w:fldChar w:fldCharType="separate"/>
      </w:r>
      <w:r w:rsidRPr="00FC7C8C">
        <w:rPr>
          <w:noProof/>
        </w:rPr>
        <w:t>(Gray et al., 2000)</w:t>
      </w:r>
      <w:r>
        <w:fldChar w:fldCharType="end"/>
      </w:r>
      <w:r>
        <w:t>.</w:t>
      </w:r>
      <w:r>
        <w:rPr>
          <w:noProof/>
        </w:rPr>
        <w:t xml:space="preserve"> </w:t>
      </w:r>
      <w:commentRangeEnd w:id="101"/>
      <w:r>
        <w:rPr>
          <w:rStyle w:val="CommentReference"/>
        </w:rPr>
        <w:commentReference w:id="101"/>
      </w:r>
      <w:commentRangeStart w:id="102"/>
      <w:r>
        <w:rPr>
          <w:noProof/>
        </w:rPr>
        <w:t xml:space="preserve">Three main sampling locations in Faga’alu are the focus in this analysis: 1) Upstream (FOREST)(n=55), 2) immediately downstream of the Quarry (QUARRY)(n=247), and 3) Downstream (VILLAGE)(n=155). </w:t>
      </w:r>
      <w:commentRangeEnd w:id="102"/>
      <w:r>
        <w:rPr>
          <w:rStyle w:val="CommentReference"/>
        </w:rPr>
        <w:commentReference w:id="102"/>
      </w:r>
    </w:p>
    <w:p w14:paraId="62A92B50" w14:textId="43FDFAD7" w:rsidR="000D7904" w:rsidRDefault="00C0783A" w:rsidP="000023CD">
      <w:pPr>
        <w:ind w:firstLine="720"/>
        <w:jc w:val="both"/>
      </w:pPr>
      <w:r>
        <w:lastRenderedPageBreak/>
        <w:t>Stream</w:t>
      </w:r>
      <w:r w:rsidR="00C6465D">
        <w:t xml:space="preserve"> </w:t>
      </w:r>
      <w:r>
        <w:t xml:space="preserve">water samples collected over a range of Q and SSC </w:t>
      </w:r>
      <w:r w:rsidR="001B6C3C">
        <w:t>were</w:t>
      </w:r>
      <w:r>
        <w:t xml:space="preserve"> used to calibrate a linear relationship between turbidity and SSC, to convert continuous turbidity to continuous SSC. </w:t>
      </w:r>
      <w:r w:rsidR="008C7425">
        <w:t>The turbidity</w:t>
      </w:r>
      <w:r>
        <w:t>-</w:t>
      </w:r>
      <w:r w:rsidR="008C7425">
        <w:t xml:space="preserve">SSC relationship is unique to each region, or even each stream, and can be influenced by water color, dissolved solids and organic matter, temperature, and the shape, size and composition of sediment particles. However, turbidity has proved to be a robust surrogate measure of SSC in streams </w:t>
      </w:r>
      <w:r w:rsidR="008C7425">
        <w:fldChar w:fldCharType="begin"/>
      </w:r>
      <w:r w:rsidR="008C7425">
        <w:instrText xml:space="preserve"> ADDIN EN.CITE &lt;EndNote&gt;&lt;Cite&gt;&lt;Author&gt;Gippel&lt;/Author&gt;&lt;Year&gt;1995&lt;/Year&gt;&lt;RecNum&gt;206&lt;/RecNum&gt;&lt;DisplayText&gt;(Gippel 1995)&lt;/DisplayText&gt;&lt;record&gt;&lt;rec-number&gt;206&lt;/rec-number&gt;&lt;foreign-keys&gt;&lt;key app="EN" db-id="9rz0sxsf5wzadbeat27vewpbwtea5drfdesw"&gt;206&lt;/key&gt;&lt;/foreign-keys&gt;&lt;ref-type name="Journal Article"&gt;17&lt;/ref-type&gt;&lt;contributors&gt;&lt;authors&gt;&lt;author&gt;Gippel, C.J.&lt;/author&gt;&lt;/authors&gt;&lt;/contributors&gt;&lt;titles&gt;&lt;title&gt;Potential of turbidity monitoring for measuring the transport of suspended solids in streams&lt;/title&gt;&lt;secondary-title&gt;Hydrological processes&lt;/secondary-title&gt;&lt;/titles&gt;&lt;periodical&gt;&lt;full-title&gt;Hydrological processes&lt;/full-title&gt;&lt;/periodical&gt;&lt;pages&gt;83-97&lt;/pages&gt;&lt;volume&gt;9&lt;/volume&gt;&lt;number&gt;1&lt;/number&gt;&lt;dates&gt;&lt;year&gt;1995&lt;/year&gt;&lt;/dates&gt;&lt;isbn&gt;1099-1085&lt;/isbn&gt;&lt;urls&gt;&lt;/urls&gt;&lt;/record&gt;&lt;/Cite&gt;&lt;/EndNote&gt;</w:instrText>
      </w:r>
      <w:r w:rsidR="008C7425">
        <w:fldChar w:fldCharType="separate"/>
      </w:r>
      <w:r w:rsidR="008C7425">
        <w:rPr>
          <w:noProof/>
        </w:rPr>
        <w:t>(</w:t>
      </w:r>
      <w:hyperlink w:anchor="_ENREF_3" w:tooltip="Gippel, 1995 #206" w:history="1">
        <w:r w:rsidR="008C7425">
          <w:rPr>
            <w:noProof/>
          </w:rPr>
          <w:t>Gippel 1995</w:t>
        </w:r>
      </w:hyperlink>
      <w:r w:rsidR="008C7425">
        <w:rPr>
          <w:noProof/>
        </w:rPr>
        <w:t>)</w:t>
      </w:r>
      <w:r w:rsidR="008C7425">
        <w:fldChar w:fldCharType="end"/>
      </w:r>
      <w:r w:rsidR="008C7425">
        <w:t xml:space="preserve"> and is widely used for remote monitoring applications </w:t>
      </w:r>
      <w:r w:rsidR="008C7425">
        <w:fldChar w:fldCharType="begin"/>
      </w:r>
      <w:r w:rsidR="008C7425">
        <w:instrText xml:space="preserve"> ADDIN EN.CITE &lt;EndNote&gt;&lt;Cite&gt;&lt;Author&gt;Lewis&lt;/Author&gt;&lt;Year&gt;1996&lt;/Year&gt;&lt;RecNum&gt;207&lt;/RecNum&gt;&lt;DisplayText&gt;(Lewis 1996)&lt;/DisplayText&gt;&lt;record&gt;&lt;rec-number&gt;207&lt;/rec-number&gt;&lt;foreign-keys&gt;&lt;key app="EN" db-id="9rz0sxsf5wzadbeat27vewpbwtea5drfdesw"&gt;207&lt;/key&gt;&lt;/foreign-keys&gt;&lt;ref-type name="Journal Article"&gt;17&lt;/ref-type&gt;&lt;contributors&gt;&lt;authors&gt;&lt;author&gt;Lewis, J.&lt;/author&gt;&lt;/authors&gt;&lt;/contributors&gt;&lt;titles&gt;&lt;title&gt;Turbidity-controlled suspended sediment sampling for runoff-event load estimation&lt;/title&gt;&lt;secondary-title&gt;Water Resources Research&lt;/secondary-title&gt;&lt;/titles&gt;&lt;periodical&gt;&lt;full-title&gt;Water Resources Research&lt;/full-title&gt;&lt;/periodical&gt;&lt;pages&gt;2299-2310&lt;/pages&gt;&lt;volume&gt;32&lt;/volume&gt;&lt;number&gt;7&lt;/number&gt;&lt;dates&gt;&lt;year&gt;1996&lt;/year&gt;&lt;/dates&gt;&lt;isbn&gt;0043-1397&lt;/isbn&gt;&lt;urls&gt;&lt;/urls&gt;&lt;/record&gt;&lt;/Cite&gt;&lt;/EndNote&gt;</w:instrText>
      </w:r>
      <w:r w:rsidR="008C7425">
        <w:fldChar w:fldCharType="separate"/>
      </w:r>
      <w:r w:rsidR="008C7425">
        <w:rPr>
          <w:noProof/>
        </w:rPr>
        <w:t>(</w:t>
      </w:r>
      <w:hyperlink w:anchor="_ENREF_8" w:tooltip="Lewis, 1996 #207" w:history="1">
        <w:r w:rsidR="008C7425">
          <w:rPr>
            <w:noProof/>
          </w:rPr>
          <w:t>Lewis 1996</w:t>
        </w:r>
      </w:hyperlink>
      <w:r w:rsidR="008C7425">
        <w:rPr>
          <w:noProof/>
        </w:rPr>
        <w:t>)</w:t>
      </w:r>
      <w:r w:rsidR="008C7425">
        <w:fldChar w:fldCharType="end"/>
      </w:r>
      <w:r w:rsidR="008C7425">
        <w:t>.</w:t>
      </w:r>
    </w:p>
    <w:p w14:paraId="106AF693" w14:textId="77777777" w:rsidR="00DB59B7" w:rsidRDefault="00DB59B7" w:rsidP="00DB59B7">
      <w:pPr>
        <w:ind w:firstLine="720"/>
        <w:jc w:val="both"/>
      </w:pPr>
      <w:commentRangeStart w:id="103"/>
      <w:r>
        <w:t>Turbidity was measured at 5 minute intervals at FOREST, VILLAGE, N1, and N2. Turbidity was measured at VILLAGE using a YSI 600OMS sonde with 6136 Turbidity Probe from February 2012 until it was damaged in May 2012. As a replacement, a CampbellSci OBS500 was then deployed at VILLAGE in March 2013 to March 2014, with no data from August 2013 –January 2014 due to instrument malfunction. A new CampbellSci OBS500 was installed at VILLAGE and recorded turbidity from January to March, 2014. Turbidity was measured at FOREST using a Greenspan TS3000 turbidimeter from January 2012 to July 2012 when it was vandalized and destroyed. The YSI turbidimeter was repaired and redeployed at FOREST June 2013 to October 2013, and January 2014 to March 2014. At N1 and N2, a CampbellSci OBS500 turbidimeter was installed February to March 2014. Turbidity of grab samples was also measured in the laboratory by a LaMotte 20/20 turbidimeter (LAB) to compare to turbidity measured in the field (</w:t>
      </w:r>
      <w:r>
        <w:fldChar w:fldCharType="begin"/>
      </w:r>
      <w:r>
        <w:instrText xml:space="preserve"> REF _Ref387859169 \h </w:instrText>
      </w:r>
      <w:r>
        <w:fldChar w:fldCharType="separate"/>
      </w:r>
      <w:r>
        <w:t xml:space="preserve">Figure </w:t>
      </w:r>
      <w:r>
        <w:rPr>
          <w:noProof/>
        </w:rPr>
        <w:t>8</w:t>
      </w:r>
      <w:r>
        <w:fldChar w:fldCharType="end"/>
      </w:r>
      <w:r>
        <w:fldChar w:fldCharType="begin"/>
      </w:r>
      <w:r>
        <w:instrText xml:space="preserve"> REF _Ref385926884 \h  \* MERGEFORMAT </w:instrText>
      </w:r>
      <w:r>
        <w:fldChar w:fldCharType="end"/>
      </w:r>
      <w:r>
        <w:t>a). Turbidity data was resampled to 15 minute intervals to match the discharge data interval for calculating suspended sediment load (</w:t>
      </w:r>
      <w:r>
        <w:fldChar w:fldCharType="begin"/>
      </w:r>
      <w:r>
        <w:instrText xml:space="preserve"> REF _Ref387835767 \h  \* MERGEFORMAT </w:instrText>
      </w:r>
      <w:r>
        <w:fldChar w:fldCharType="separate"/>
      </w:r>
      <w:r>
        <w:t xml:space="preserve">Equation </w:t>
      </w:r>
      <w:r>
        <w:rPr>
          <w:noProof/>
        </w:rPr>
        <w:t>1</w:t>
      </w:r>
      <w:r>
        <w:fldChar w:fldCharType="end"/>
      </w:r>
      <w:r>
        <w:t xml:space="preserve">). </w:t>
      </w:r>
      <w:commentRangeEnd w:id="103"/>
      <w:r>
        <w:rPr>
          <w:rStyle w:val="CommentReference"/>
        </w:rPr>
        <w:commentReference w:id="103"/>
      </w:r>
    </w:p>
    <w:p w14:paraId="72822949" w14:textId="70106A11" w:rsidR="00DB59B7" w:rsidRDefault="00DB59B7" w:rsidP="00DB59B7">
      <w:pPr>
        <w:ind w:firstLine="720"/>
        <w:jc w:val="both"/>
      </w:pPr>
      <w:commentRangeStart w:id="104"/>
      <w:r>
        <w:t xml:space="preserve">SSC samples and corresponding 5 minute interval turbidity data were used to calibrate a turbidity-SSC relationship </w:t>
      </w:r>
      <w:r w:rsidR="00977795">
        <w:t xml:space="preserve">(T-SSC) </w:t>
      </w:r>
      <w:r>
        <w:t>for in situ turbidimeters. The VILLAGE-YSI rating was used to convert turbidity from all instruments to SSC, due to its good fit over the full range of SSC samples.</w:t>
      </w:r>
      <w:commentRangeEnd w:id="104"/>
      <w:r>
        <w:rPr>
          <w:rStyle w:val="CommentReference"/>
        </w:rPr>
        <w:commentReference w:id="104"/>
      </w:r>
    </w:p>
    <w:p w14:paraId="40CBD61C" w14:textId="194CFBC2" w:rsidR="00FA5C10" w:rsidRDefault="00FA5C10" w:rsidP="00DB59B7">
      <w:pPr>
        <w:ind w:firstLine="720"/>
        <w:jc w:val="both"/>
      </w:pPr>
      <w:r>
        <w:fldChar w:fldCharType="begin" w:fldLock="1"/>
      </w:r>
      <w:r w:rsidR="003169E1">
        <w:instrText>ADDIN CSL_CITATION { "citationItems" : [ { "id" : "ITEM-1", "itemData" : { "DOI" : "10.1016/j.jhydrol.2010.12.025", "ISSN" : "00221694", "author" : [ { "dropping-particle" : "", "family" : "Navratil", "given" : "O.", "non-dropping-particle" : "", "parse-names" : false, "suffix" : "" }, { "dropping-particle" : "", "family" : "Esteves", "given" : "M.", "non-dropping-particle" : "", "parse-names" : false, "suffix" : "" }, { "dropping-particle" : "", "family" : "Legout", "given" : "C.", "non-dropping-particle" : "", "parse-names" : false, "suffix" : "" }, { "dropping-particle" : "", "family" : "Gratiot", "given" : "N.", "non-dropping-particle" : "", "parse-names" : false, "suffix" : "" }, { "dropping-particle" : "", "family" : "Nemery", "given" : "J.", "non-dropping-particle" : "", "parse-names" : false, "suffix" : "" }, { "dropping-particle" : "", "family" : "Willmore", "given" : "S.", "non-dropping-particle" : "", "parse-names" : false, "suffix" : "" }, { "dropping-particle" : "", "family" : "Grangeon", "given" : "T.", "non-dropping-particle" : "", "parse-names" : false, "suffix" : "" } ], "container-title" : "Journal of Hydrology", "id" : "ITEM-1", "issue" : "3-4", "issued" : { "date-parts" : [ [ "2011", "2" ] ] }, "page" : "246-259", "title" : "Global uncertainty analysis of suspended sediment monitoring using turbidimeter in a small mountainous river catchment", "type" : "article-journal", "volume" : "398" }, "uris" : [ "http://www.mendeley.com/documents/?uuid=e8dbbc88-d340-47c0-950f-a6b4aa0f77df" ] } ], "mendeley" : { "previouslyFormattedCitation" : "(Navratil et al., 2011)" }, "properties" : { "noteIndex" : 0 }, "schema" : "https://github.com/citation-style-language/schema/raw/master/csl-citation.json" }</w:instrText>
      </w:r>
      <w:r>
        <w:fldChar w:fldCharType="separate"/>
      </w:r>
      <w:r w:rsidRPr="00FA5C10">
        <w:rPr>
          <w:noProof/>
        </w:rPr>
        <w:t>(Navratil et al., 2011)</w:t>
      </w:r>
      <w:r>
        <w:fldChar w:fldCharType="end"/>
      </w:r>
      <w:r>
        <w:t xml:space="preserve"> says you have to use T-SSC AND hysteretic relationships for inter-event comparison.</w:t>
      </w:r>
      <w:r w:rsidR="00977795">
        <w:t xml:space="preserve"> T should be measured over 1min. and averaged to lower uncertainty (30% to 18%).</w:t>
      </w:r>
    </w:p>
    <w:p w14:paraId="6E6119EF" w14:textId="77777777" w:rsidR="006467A7" w:rsidRDefault="006467A7" w:rsidP="00DB59B7">
      <w:pPr>
        <w:ind w:firstLine="720"/>
        <w:jc w:val="both"/>
      </w:pPr>
    </w:p>
    <w:p w14:paraId="47129188" w14:textId="77777777" w:rsidR="00DB59B7" w:rsidRDefault="00DB59B7" w:rsidP="000023CD">
      <w:pPr>
        <w:ind w:firstLine="720"/>
        <w:jc w:val="both"/>
      </w:pPr>
    </w:p>
    <w:p w14:paraId="6EC9DF30" w14:textId="3883B661" w:rsidR="00090FFD" w:rsidRDefault="00DE1070" w:rsidP="00090FFD">
      <w:pPr>
        <w:pStyle w:val="Heading1"/>
        <w:rPr>
          <w:rStyle w:val="Heading1Char"/>
          <w:b/>
        </w:rPr>
      </w:pPr>
      <w:r w:rsidRPr="00080E96">
        <w:rPr>
          <w:rStyle w:val="Heading1Char"/>
          <w:b/>
        </w:rPr>
        <w:t xml:space="preserve">Results </w:t>
      </w:r>
      <w:r w:rsidR="00F25EAF">
        <w:rPr>
          <w:rStyle w:val="Heading1Char"/>
          <w:b/>
        </w:rPr>
        <w:t>and Discussion</w:t>
      </w:r>
    </w:p>
    <w:p w14:paraId="1B951134" w14:textId="2C2EFB9A" w:rsidR="00091DE2" w:rsidRPr="00091DE2" w:rsidRDefault="00091DE2" w:rsidP="00091DE2">
      <w:pPr>
        <w:pStyle w:val="Heading2"/>
      </w:pPr>
      <w:r>
        <w:t>Field Data Collection</w:t>
      </w:r>
    </w:p>
    <w:p w14:paraId="7D6D310E" w14:textId="4EC6F0F8" w:rsidR="000B78BB" w:rsidRDefault="000B78BB" w:rsidP="000023CD">
      <w:pPr>
        <w:pStyle w:val="Heading3"/>
      </w:pPr>
      <w:r>
        <w:t>Precipitation</w:t>
      </w:r>
      <w:r w:rsidR="00340B2C">
        <w:t xml:space="preserve"> (P)</w:t>
      </w:r>
    </w:p>
    <w:p w14:paraId="1A4C7D76" w14:textId="7D38513B" w:rsidR="006A769F" w:rsidRDefault="006A769F" w:rsidP="000023CD">
      <w:pPr>
        <w:ind w:firstLine="720"/>
        <w:jc w:val="both"/>
      </w:pPr>
      <w:r>
        <w:t xml:space="preserve">Despite the orographic increase in rainfall shown in long term records </w:t>
      </w:r>
      <w:r>
        <w:fldChar w:fldCharType="begin" w:fldLock="1"/>
      </w:r>
      <w:r w:rsidR="003169E1">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"previouslyFormattedCitation" : "(Craig, 2009)" }, "properties" : { "noteIndex" : 0 }, "schema" : "https://github.com/citation-style-language/schema/raw/master/csl-citation.json" }</w:instrText>
      </w:r>
      <w:r>
        <w:fldChar w:fldCharType="separate"/>
      </w:r>
      <w:r w:rsidR="00FC7C8C" w:rsidRPr="00FC7C8C">
        <w:rPr>
          <w:noProof/>
        </w:rPr>
        <w:t>(Craig, 2009)</w:t>
      </w:r>
      <w:r>
        <w:fldChar w:fldCharType="end"/>
      </w:r>
      <w:r>
        <w:t>, comparing rain ga</w:t>
      </w:r>
      <w:r w:rsidR="004D341B">
        <w:t>u</w:t>
      </w:r>
      <w:r>
        <w:t>ge data from Faga’alu didn’t show any orographic relationship between RG1 and Wx, or RG1 and RG2, so precipitation was assumed to be homogenous over the watershed for all analyses</w:t>
      </w:r>
      <w:r w:rsidR="004D341B">
        <w:t xml:space="preserve">. </w:t>
      </w:r>
      <w:r>
        <w:t xml:space="preserve">Rainfall data measured at higher elevations would be useful to determine a more robust orographic rainfall relationship. </w:t>
      </w:r>
      <w:r w:rsidR="00091DE2">
        <w:t>Annual precipitation measured at RG1 was 3,350mm and 3,443mm</w:t>
      </w:r>
      <w:r w:rsidR="00EC68DA">
        <w:t xml:space="preserve"> </w:t>
      </w:r>
      <w:r w:rsidR="0052562B">
        <w:t xml:space="preserve">in 2012 and 2013 </w:t>
      </w:r>
      <w:r w:rsidR="00091DE2">
        <w:t>respectively</w:t>
      </w:r>
      <w:r w:rsidR="0088264A">
        <w:t>.</w:t>
      </w:r>
      <w:r w:rsidR="00091DE2">
        <w:t xml:space="preserve"> </w:t>
      </w:r>
      <w:commentRangeStart w:id="105"/>
      <w:commentRangeStart w:id="106"/>
      <w:r w:rsidR="00091DE2">
        <w:t>These annual rainfall amounts are a</w:t>
      </w:r>
      <w:r w:rsidR="00176D3B">
        <w:t xml:space="preserve">pproximately </w:t>
      </w:r>
      <w:r w:rsidR="00091DE2">
        <w:t xml:space="preserve">73% of long-term </w:t>
      </w:r>
      <w:r w:rsidR="00EC68DA" w:rsidRPr="00EC68DA">
        <w:t>Parameter-elevation Relationships on Independent Slopes Model</w:t>
      </w:r>
      <w:r w:rsidR="00EC68DA">
        <w:t xml:space="preserve"> (</w:t>
      </w:r>
      <w:r w:rsidR="00136B08">
        <w:t>PRIS</w:t>
      </w:r>
      <w:r w:rsidR="00EC68DA">
        <w:t>M)</w:t>
      </w:r>
      <w:r w:rsidR="00136B08">
        <w:t xml:space="preserve"> </w:t>
      </w:r>
      <w:r w:rsidR="00091DE2">
        <w:t>rainfall</w:t>
      </w:r>
      <w:r w:rsidR="00136B08">
        <w:t xml:space="preserve"> data (=</w:t>
      </w:r>
      <w:r w:rsidR="00EC68DA">
        <w:t>4500-480</w:t>
      </w:r>
      <w:r w:rsidR="00136B08">
        <w:t>0</w:t>
      </w:r>
      <w:r w:rsidR="00EC68DA">
        <w:t>mm</w:t>
      </w:r>
      <w:r w:rsidR="00136B08">
        <w:t>)</w:t>
      </w:r>
      <w:commentRangeEnd w:id="105"/>
      <w:r w:rsidR="0052562B">
        <w:rPr>
          <w:rStyle w:val="CommentReference"/>
        </w:rPr>
        <w:commentReference w:id="105"/>
      </w:r>
      <w:commentRangeEnd w:id="106"/>
      <w:r w:rsidR="0088264A">
        <w:rPr>
          <w:rStyle w:val="CommentReference"/>
        </w:rPr>
        <w:commentReference w:id="106"/>
      </w:r>
      <w:r w:rsidR="00091DE2">
        <w:t>(</w:t>
      </w:r>
      <w:r w:rsidR="00091DE2">
        <w:fldChar w:fldCharType="begin"/>
      </w:r>
      <w:r w:rsidR="00091DE2">
        <w:instrText xml:space="preserve"> REF _Ref383161755 \h </w:instrText>
      </w:r>
      <w:r w:rsidR="00C6465D">
        <w:instrText xml:space="preserve"> \* MERGEFORMAT </w:instrText>
      </w:r>
      <w:r w:rsidR="00091DE2">
        <w:fldChar w:fldCharType="end"/>
      </w:r>
      <w:r w:rsidR="00091DE2">
        <w:t xml:space="preserve">; </w:t>
      </w:r>
      <w:r w:rsidR="00091DE2">
        <w:fldChar w:fldCharType="begin" w:fldLock="1"/>
      </w:r>
      <w:r w:rsidR="003169E1">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"manualFormatting" : "Craig, 2009)", "previouslyFormattedCitation" : "(Craig, 2009)" }, "properties" : { "noteIndex" : 0 }, "schema" : "https://github.com/citation-style-language/schema/raw/master/csl-citation.json" }</w:instrText>
      </w:r>
      <w:r w:rsidR="00091DE2">
        <w:fldChar w:fldCharType="separate"/>
      </w:r>
      <w:r w:rsidR="00091DE2" w:rsidRPr="00091DE2">
        <w:rPr>
          <w:noProof/>
        </w:rPr>
        <w:t>Craig, 2009)</w:t>
      </w:r>
      <w:r w:rsidR="00091DE2">
        <w:fldChar w:fldCharType="end"/>
      </w:r>
      <w:r w:rsidR="00091DE2">
        <w:t xml:space="preserve">.  </w:t>
      </w:r>
    </w:p>
    <w:p w14:paraId="0A91FB10" w14:textId="37298A3F" w:rsidR="000B78BB" w:rsidRDefault="00340B2C" w:rsidP="000023CD">
      <w:pPr>
        <w:pStyle w:val="Heading3"/>
      </w:pPr>
      <w:r>
        <w:t>Discharge (Q)</w:t>
      </w:r>
    </w:p>
    <w:p w14:paraId="1E8BB43D" w14:textId="0EC5F0A5" w:rsidR="000B78BB" w:rsidRDefault="002B169E" w:rsidP="000023CD">
      <w:pPr>
        <w:spacing w:after="120" w:line="240" w:lineRule="auto"/>
        <w:ind w:firstLine="720"/>
        <w:jc w:val="both"/>
      </w:pPr>
      <w:r>
        <w:rPr>
          <w:rStyle w:val="CommentReference"/>
        </w:rPr>
        <w:commentReference w:id="107"/>
      </w:r>
      <w:r w:rsidR="00975050">
        <w:rPr>
          <w:rStyle w:val="CommentReference"/>
        </w:rPr>
        <w:commentReference w:id="108"/>
      </w:r>
      <w:r w:rsidR="00D23B74">
        <w:t>The log-linear</w:t>
      </w:r>
      <w:r w:rsidR="00D021D8">
        <w:t xml:space="preserve"> A-V rating curve </w:t>
      </w:r>
      <w:r w:rsidR="0088264A">
        <w:t>had the lowest RMSE and highest r</w:t>
      </w:r>
      <w:r w:rsidR="0088264A" w:rsidRPr="0088264A">
        <w:rPr>
          <w:vertAlign w:val="superscript"/>
        </w:rPr>
        <w:t>2</w:t>
      </w:r>
      <w:r w:rsidR="0088264A">
        <w:t xml:space="preserve"> a</w:t>
      </w:r>
      <w:r w:rsidR="0052562B">
        <w:t xml:space="preserve">nd </w:t>
      </w:r>
      <w:r w:rsidR="00D021D8">
        <w:t xml:space="preserve">was selected at the VILLAGE site. </w:t>
      </w:r>
      <w:r w:rsidR="0088264A">
        <w:t xml:space="preserve">A-V </w:t>
      </w:r>
      <w:r w:rsidR="00D23B74">
        <w:t xml:space="preserve">measurements could not be made at high discharges </w:t>
      </w:r>
      <w:r w:rsidR="0088264A">
        <w:t xml:space="preserve">at FOREST </w:t>
      </w:r>
      <w:r w:rsidR="00D23B74">
        <w:t>due to safety concerns</w:t>
      </w:r>
      <w:r w:rsidR="0088264A">
        <w:t xml:space="preserve"> so a rating curve was developed using WinFlume </w:t>
      </w:r>
      <w:r w:rsidR="0088264A">
        <w:fldChar w:fldCharType="begin" w:fldLock="1"/>
      </w:r>
      <w:r w:rsidR="003169E1">
        <w:instrText>ADDIN CSL_CITATION { "citationItems" : [ { "id" : "ITEM-1", "itemData" : { "URL" : "http://www.usbr.gov/pmts/hydraulics_lab/winflume/", "author" : [ { "dropping-particle" : "", "family" : "US Bureau of Reclamation", "given" : "", "non-dropping-particle" : "", "parse-names" : false, "suffix" : "" } ], "id" : "ITEM-1", "issue" : "November 15", "issued" : { "date-parts" : [ [ "2012" ] ] }, "title" : "The WinFlume Homepage", "type" : "webpage", "volume" : "2012" }, "uris" : [ "http://www.mendeley.com/documents/?uuid=c495ac0d-f85d-415a-a6af-01216f92d5e2" ] } ], "mendeley" : { "previouslyFormattedCitation" : "(US Bureau of Reclamation, 2012)" }, "properties" : { "noteIndex" : 0 }, "schema" : "https://github.com/citation-style-language/schema/raw/master/csl-citation.json" }</w:instrText>
      </w:r>
      <w:r w:rsidR="0088264A">
        <w:fldChar w:fldCharType="separate"/>
      </w:r>
      <w:r w:rsidR="0088264A" w:rsidRPr="0088264A">
        <w:rPr>
          <w:noProof/>
        </w:rPr>
        <w:t>(US Bureau of Reclamation, 2012)</w:t>
      </w:r>
      <w:r w:rsidR="0088264A">
        <w:fldChar w:fldCharType="end"/>
      </w:r>
      <w:r w:rsidR="00D021D8">
        <w:t xml:space="preserve">. </w:t>
      </w:r>
      <w:r w:rsidR="00491BAA">
        <w:t xml:space="preserve">Discharge was </w:t>
      </w:r>
      <w:r w:rsidR="00491BAA">
        <w:lastRenderedPageBreak/>
        <w:t>characterized by periods of low but perennial baseflow (FOREST: 7-53 L/sec), punctuated by short, flashy hydrograph peaks (FOREST: max 2,606 L/</w:t>
      </w:r>
      <w:commentRangeStart w:id="109"/>
      <w:commentRangeStart w:id="110"/>
      <w:r w:rsidR="00491BAA">
        <w:t>sec</w:t>
      </w:r>
      <w:commentRangeEnd w:id="109"/>
      <w:r>
        <w:rPr>
          <w:rStyle w:val="CommentReference"/>
        </w:rPr>
        <w:commentReference w:id="109"/>
      </w:r>
      <w:commentRangeEnd w:id="110"/>
      <w:r w:rsidR="00975050">
        <w:rPr>
          <w:rStyle w:val="CommentReference"/>
        </w:rPr>
        <w:commentReference w:id="110"/>
      </w:r>
      <w:r w:rsidR="00491BAA">
        <w:t xml:space="preserve">). </w:t>
      </w:r>
    </w:p>
    <w:p w14:paraId="333A8877" w14:textId="77777777" w:rsidR="000B78BB" w:rsidRDefault="000B78BB" w:rsidP="000B78BB">
      <w:pPr>
        <w:keepNext/>
      </w:pPr>
      <w:r>
        <w:rPr>
          <w:noProof/>
        </w:rPr>
        <w:drawing>
          <wp:inline distT="0" distB="0" distL="0" distR="0" wp14:anchorId="6644B07B" wp14:editId="0B0AAD32">
            <wp:extent cx="5821680" cy="3980574"/>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ge Discharge for DAM and LBJ.png"/>
                    <pic:cNvPicPr/>
                  </pic:nvPicPr>
                  <pic:blipFill>
                    <a:blip r:embed="rId19">
                      <a:extLst>
                        <a:ext uri="{28A0092B-C50C-407E-A947-70E740481C1C}">
                          <a14:useLocalDpi xmlns:a14="http://schemas.microsoft.com/office/drawing/2010/main" val="0"/>
                        </a:ext>
                      </a:extLst>
                    </a:blip>
                    <a:stretch>
                      <a:fillRect/>
                    </a:stretch>
                  </pic:blipFill>
                  <pic:spPr>
                    <a:xfrm>
                      <a:off x="0" y="0"/>
                      <a:ext cx="5834385" cy="3989261"/>
                    </a:xfrm>
                    <a:prstGeom prst="rect">
                      <a:avLst/>
                    </a:prstGeom>
                  </pic:spPr>
                </pic:pic>
              </a:graphicData>
            </a:graphic>
          </wp:inline>
        </w:drawing>
      </w:r>
    </w:p>
    <w:p w14:paraId="6791FA85" w14:textId="574CF06C" w:rsidR="000B78BB" w:rsidRDefault="000B78BB" w:rsidP="00975050">
      <w:pPr>
        <w:pStyle w:val="Caption"/>
      </w:pPr>
      <w:bookmarkStart w:id="111" w:name="_Ref388271450"/>
      <w:r>
        <w:t xml:space="preserve">Figure </w:t>
      </w:r>
      <w:fldSimple w:instr=" SEQ Figure \* ARABIC ">
        <w:r w:rsidR="00402F4A">
          <w:rPr>
            <w:noProof/>
          </w:rPr>
          <w:t>5</w:t>
        </w:r>
      </w:fldSimple>
      <w:bookmarkEnd w:id="111"/>
      <w:r w:rsidR="00975050">
        <w:rPr>
          <w:noProof/>
        </w:rPr>
        <w:t>.</w:t>
      </w:r>
      <w:r>
        <w:t xml:space="preserve"> </w:t>
      </w:r>
      <w:commentRangeStart w:id="112"/>
      <w:r>
        <w:t>Stage</w:t>
      </w:r>
      <w:commentRangeEnd w:id="112"/>
      <w:r w:rsidR="008B1A81">
        <w:rPr>
          <w:rStyle w:val="CommentReference"/>
          <w:i w:val="0"/>
          <w:iCs w:val="0"/>
          <w:color w:val="auto"/>
        </w:rPr>
        <w:commentReference w:id="112"/>
      </w:r>
      <w:r w:rsidR="004D341B">
        <w:t>-</w:t>
      </w:r>
      <w:r w:rsidRPr="00975050">
        <w:t>Discharge</w:t>
      </w:r>
      <w:r>
        <w:t xml:space="preserve"> rating curves for</w:t>
      </w:r>
      <w:r w:rsidR="00915511">
        <w:t xml:space="preserve"> </w:t>
      </w:r>
      <w:r w:rsidR="008B1A81">
        <w:t xml:space="preserve">a) </w:t>
      </w:r>
      <w:r w:rsidR="00975050">
        <w:t>VILLAGE</w:t>
      </w:r>
      <w:r>
        <w:t xml:space="preserve"> and</w:t>
      </w:r>
      <w:r w:rsidR="00915511">
        <w:t xml:space="preserve"> </w:t>
      </w:r>
      <w:r w:rsidR="008B1A81">
        <w:t xml:space="preserve">b) </w:t>
      </w:r>
      <w:r w:rsidR="00975050">
        <w:t>FOREST</w:t>
      </w:r>
      <w:r w:rsidR="00915511">
        <w:t xml:space="preserve"> </w:t>
      </w:r>
      <w:r>
        <w:t xml:space="preserve"> gauging stations in Faga'alu</w:t>
      </w:r>
      <w:r w:rsidR="008B1A81">
        <w:t>, and c) the final selected rating curves for both sites.</w:t>
      </w:r>
      <w:r w:rsidR="004D341B">
        <w:t xml:space="preserve"> </w:t>
      </w:r>
      <w:r w:rsidR="00975050">
        <w:t>Red</w:t>
      </w:r>
      <w:r w:rsidR="008B1A81">
        <w:t xml:space="preserve"> (a, c) and green (b,c) dots indicate in-situ </w:t>
      </w:r>
      <w:r w:rsidR="00975050">
        <w:t>measurements.  Solid</w:t>
      </w:r>
      <w:r w:rsidR="008B1A81">
        <w:t xml:space="preserve"> red</w:t>
      </w:r>
      <w:r w:rsidR="00975050">
        <w:t xml:space="preserve"> (a,c)</w:t>
      </w:r>
      <w:r w:rsidR="008B1A81">
        <w:t xml:space="preserve"> and green lines</w:t>
      </w:r>
      <w:r w:rsidR="00975050">
        <w:t xml:space="preserve"> (b) </w:t>
      </w:r>
      <w:r w:rsidR="008B1A81">
        <w:t xml:space="preserve"> indicate</w:t>
      </w:r>
      <w:r w:rsidR="00975050">
        <w:t xml:space="preserve"> log-linear rating curves fit to in situ measurements.  D</w:t>
      </w:r>
      <w:r w:rsidR="008B1A81">
        <w:t xml:space="preserve">otted </w:t>
      </w:r>
      <w:r w:rsidR="00975050">
        <w:t xml:space="preserve">red (a,c) and green lines (b)  indicate linear rating curves fit to in situ measurements. </w:t>
      </w:r>
      <w:r w:rsidR="0014537A">
        <w:t xml:space="preserve">  Dotted grey lines indicate linear rating curve fit to data modeled by Manning’s equation</w:t>
      </w:r>
      <w:r w:rsidR="004D341B">
        <w:t xml:space="preserve"> </w:t>
      </w:r>
      <w:r w:rsidR="0014537A">
        <w:t>Grey dots (a,b) indicate</w:t>
      </w:r>
      <w:r w:rsidR="004D341B">
        <w:t>modeled values from Manning’s equation (Village), and WinFlume (Forest). The selected rating curve is plotted over the entire range</w:t>
      </w:r>
      <w:r w:rsidR="00C6465D">
        <w:t xml:space="preserve"> of stage</w:t>
      </w:r>
      <w:r w:rsidR="004D341B">
        <w:t xml:space="preserve"> measured 2012-</w:t>
      </w:r>
      <w:commentRangeStart w:id="113"/>
      <w:commentRangeStart w:id="114"/>
      <w:r w:rsidR="004D341B">
        <w:t>2014</w:t>
      </w:r>
      <w:commentRangeEnd w:id="113"/>
      <w:r w:rsidR="008B1A81">
        <w:rPr>
          <w:rStyle w:val="CommentReference"/>
          <w:i w:val="0"/>
          <w:iCs w:val="0"/>
          <w:color w:val="auto"/>
        </w:rPr>
        <w:commentReference w:id="113"/>
      </w:r>
      <w:commentRangeEnd w:id="114"/>
      <w:r w:rsidR="0014537A">
        <w:t xml:space="preserve"> (c)</w:t>
      </w:r>
      <w:r w:rsidR="001E09F2">
        <w:rPr>
          <w:rStyle w:val="CommentReference"/>
          <w:i w:val="0"/>
          <w:iCs w:val="0"/>
          <w:color w:val="auto"/>
        </w:rPr>
        <w:commentReference w:id="114"/>
      </w:r>
      <w:r w:rsidR="004D341B">
        <w:t>.</w:t>
      </w:r>
    </w:p>
    <w:p w14:paraId="0D200CE8" w14:textId="46540FAC" w:rsidR="00491BAA" w:rsidRDefault="00491BAA" w:rsidP="000023CD">
      <w:pPr>
        <w:pStyle w:val="Heading3"/>
      </w:pPr>
      <w:r>
        <w:t>S</w:t>
      </w:r>
      <w:r w:rsidR="0025558B">
        <w:t>uspended Sediment Concentration</w:t>
      </w:r>
      <w:r w:rsidR="004D341B">
        <w:t xml:space="preserve"> (SSC)</w:t>
      </w:r>
    </w:p>
    <w:p w14:paraId="5A12E700" w14:textId="44AB7E31" w:rsidR="0025558B" w:rsidRDefault="0025558B" w:rsidP="000023CD">
      <w:pPr>
        <w:ind w:firstLine="576"/>
        <w:jc w:val="both"/>
        <w:rPr>
          <w:noProof/>
        </w:rPr>
      </w:pPr>
      <w:commentRangeStart w:id="115"/>
      <w:r>
        <w:rPr>
          <w:noProof/>
        </w:rPr>
        <w:t>Mean SSC values for all samples (baseflow and stormflow ) were</w:t>
      </w:r>
      <w:r w:rsidR="003F7523">
        <w:rPr>
          <w:noProof/>
        </w:rPr>
        <w:t xml:space="preserve"> lowest at the FOREST site (</w:t>
      </w:r>
      <w:r>
        <w:rPr>
          <w:noProof/>
        </w:rPr>
        <w:t>32mg/L</w:t>
      </w:r>
      <w:r w:rsidR="003F7523">
        <w:rPr>
          <w:noProof/>
        </w:rPr>
        <w:t>)</w:t>
      </w:r>
      <w:r>
        <w:rPr>
          <w:noProof/>
        </w:rPr>
        <w:t xml:space="preserve">, </w:t>
      </w:r>
      <w:r w:rsidR="003F7523">
        <w:rPr>
          <w:noProof/>
        </w:rPr>
        <w:t>highest at the QUARRY (</w:t>
      </w:r>
      <w:r>
        <w:rPr>
          <w:noProof/>
        </w:rPr>
        <w:t>213mg/L</w:t>
      </w:r>
      <w:r w:rsidR="003F7523">
        <w:rPr>
          <w:noProof/>
        </w:rPr>
        <w:t>)</w:t>
      </w:r>
      <w:r>
        <w:rPr>
          <w:noProof/>
        </w:rPr>
        <w:t>, and</w:t>
      </w:r>
      <w:r w:rsidR="003F7523">
        <w:rPr>
          <w:noProof/>
        </w:rPr>
        <w:t xml:space="preserve"> intermediate at the donwstream (VILLAGE) site (</w:t>
      </w:r>
      <w:r>
        <w:rPr>
          <w:noProof/>
        </w:rPr>
        <w:t>144mg/L</w:t>
      </w:r>
      <w:r w:rsidR="003F7523">
        <w:rPr>
          <w:noProof/>
        </w:rPr>
        <w:t>)</w:t>
      </w:r>
      <w:r>
        <w:rPr>
          <w:noProof/>
        </w:rPr>
        <w:t xml:space="preserve"> (</w:t>
      </w:r>
      <w:r w:rsidR="00C6465D">
        <w:rPr>
          <w:noProof/>
        </w:rPr>
        <w:fldChar w:fldCharType="begin"/>
      </w:r>
      <w:r w:rsidR="00C6465D">
        <w:rPr>
          <w:noProof/>
        </w:rPr>
        <w:instrText xml:space="preserve"> REF _Ref388032257 \h </w:instrText>
      </w:r>
      <w:r w:rsidR="00B371B0">
        <w:rPr>
          <w:noProof/>
        </w:rPr>
        <w:instrText xml:space="preserve"> \* MERGEFORMAT </w:instrText>
      </w:r>
      <w:r w:rsidR="00C6465D">
        <w:rPr>
          <w:noProof/>
        </w:rPr>
      </w:r>
      <w:r w:rsidR="00C6465D">
        <w:rPr>
          <w:noProof/>
        </w:rPr>
        <w:fldChar w:fldCharType="separate"/>
      </w:r>
      <w:r w:rsidR="00402F4A">
        <w:t xml:space="preserve">Table </w:t>
      </w:r>
      <w:r w:rsidR="00402F4A">
        <w:rPr>
          <w:noProof/>
        </w:rPr>
        <w:t>2</w:t>
      </w:r>
      <w:r w:rsidR="00C6465D">
        <w:rPr>
          <w:noProof/>
        </w:rPr>
        <w:fldChar w:fldCharType="end"/>
      </w:r>
      <w:r>
        <w:rPr>
          <w:noProof/>
        </w:rPr>
        <w:fldChar w:fldCharType="begin"/>
      </w:r>
      <w:r>
        <w:rPr>
          <w:noProof/>
        </w:rPr>
        <w:instrText xml:space="preserve"> REF _Ref386690811 \h </w:instrText>
      </w:r>
      <w:r w:rsidR="00B371B0">
        <w:rPr>
          <w:noProof/>
        </w:rPr>
        <w:instrText xml:space="preserve"> \* MERGEFORMAT </w:instrText>
      </w:r>
      <w:r>
        <w:rPr>
          <w:noProof/>
        </w:rPr>
      </w:r>
      <w:r>
        <w:rPr>
          <w:noProof/>
        </w:rPr>
        <w:fldChar w:fldCharType="end"/>
      </w:r>
      <w:r>
        <w:rPr>
          <w:noProof/>
        </w:rPr>
        <w:t xml:space="preserve">) . </w:t>
      </w:r>
      <w:commentRangeEnd w:id="115"/>
      <w:r w:rsidR="0052562B">
        <w:rPr>
          <w:rStyle w:val="CommentReference"/>
        </w:rPr>
        <w:commentReference w:id="115"/>
      </w:r>
      <w:r>
        <w:rPr>
          <w:noProof/>
        </w:rPr>
        <w:t>Maximum SSC values were 500mg/L, 12,600 mg/L, and 3,500 mg/L at the upstream (</w:t>
      </w:r>
      <w:r w:rsidR="005952E6">
        <w:rPr>
          <w:noProof/>
        </w:rPr>
        <w:t>FOREST</w:t>
      </w:r>
      <w:r>
        <w:rPr>
          <w:noProof/>
        </w:rPr>
        <w:t>), quarry (QUARRY), and downstream (VILLAGE) sites, respectively.  The maximum SSC values for the quarry (12,600 mg/L ) and downstream (3,500 mg/L) sites were sampled during the same event March 5, 2012, during fairly low discharge (Q_VILLAGE=105 L/sec). The maximum SSC value for the upstream site (500 mg/L) was sampled on April 23,2013 at high discharge (Q_</w:t>
      </w:r>
      <w:r w:rsidR="005952E6">
        <w:rPr>
          <w:noProof/>
        </w:rPr>
        <w:t>FOREST</w:t>
      </w:r>
      <w:r>
        <w:rPr>
          <w:noProof/>
        </w:rPr>
        <w:t>=1,398 L/sec) (</w:t>
      </w:r>
      <w:r w:rsidR="00B371B0">
        <w:rPr>
          <w:noProof/>
        </w:rPr>
        <w:fldChar w:fldCharType="begin"/>
      </w:r>
      <w:r w:rsidR="00B371B0">
        <w:rPr>
          <w:noProof/>
        </w:rPr>
        <w:instrText xml:space="preserve"> REF _Ref388032257 \h  \* MERGEFORMAT </w:instrText>
      </w:r>
      <w:r w:rsidR="00B371B0">
        <w:rPr>
          <w:noProof/>
        </w:rPr>
      </w:r>
      <w:r w:rsidR="00B371B0">
        <w:rPr>
          <w:noProof/>
        </w:rPr>
        <w:fldChar w:fldCharType="separate"/>
      </w:r>
      <w:r w:rsidR="00402F4A">
        <w:t xml:space="preserve">Table </w:t>
      </w:r>
      <w:r w:rsidR="00402F4A">
        <w:rPr>
          <w:noProof/>
        </w:rPr>
        <w:t>2</w:t>
      </w:r>
      <w:r w:rsidR="00B371B0">
        <w:rPr>
          <w:noProof/>
        </w:rPr>
        <w:fldChar w:fldCharType="end"/>
      </w:r>
      <w:r>
        <w:rPr>
          <w:noProof/>
        </w:rPr>
        <w:fldChar w:fldCharType="begin"/>
      </w:r>
      <w:r>
        <w:rPr>
          <w:noProof/>
        </w:rPr>
        <w:instrText xml:space="preserve"> REF _Ref386627751 \h </w:instrText>
      </w:r>
      <w:r w:rsidR="00B371B0">
        <w:rPr>
          <w:noProof/>
        </w:rPr>
        <w:instrText xml:space="preserve"> \* MERGEFORMAT </w:instrText>
      </w:r>
      <w:r>
        <w:rPr>
          <w:noProof/>
        </w:rPr>
      </w:r>
      <w:r>
        <w:rPr>
          <w:noProof/>
        </w:rPr>
        <w:fldChar w:fldCharType="end"/>
      </w:r>
      <w:r>
        <w:rPr>
          <w:noProof/>
        </w:rPr>
        <w:t xml:space="preserve">). Anecdotal and field observations reported higher than normal SSC upstream of the quarry during the 2013 field season (G. Poysky, pers. comm.). </w:t>
      </w:r>
    </w:p>
    <w:tbl>
      <w:tblPr>
        <w:tblStyle w:val="TableGrid"/>
        <w:tblW w:w="8691" w:type="dxa"/>
        <w:tblInd w:w="-5" w:type="dxa"/>
        <w:tblLook w:val="04A0" w:firstRow="1" w:lastRow="0" w:firstColumn="1" w:lastColumn="0" w:noHBand="0" w:noVBand="1"/>
      </w:tblPr>
      <w:tblGrid>
        <w:gridCol w:w="1415"/>
        <w:gridCol w:w="1375"/>
        <w:gridCol w:w="940"/>
        <w:gridCol w:w="1399"/>
        <w:gridCol w:w="1161"/>
        <w:gridCol w:w="1326"/>
        <w:gridCol w:w="1075"/>
      </w:tblGrid>
      <w:tr w:rsidR="0052562B" w14:paraId="41BB44BA" w14:textId="77777777" w:rsidTr="00AB438D">
        <w:tc>
          <w:tcPr>
            <w:tcW w:w="8691" w:type="dxa"/>
            <w:gridSpan w:val="7"/>
          </w:tcPr>
          <w:p w14:paraId="14DEC86A" w14:textId="70A1E826" w:rsidR="0052562B" w:rsidRDefault="0052562B" w:rsidP="00E04F1D">
            <w:pPr>
              <w:rPr>
                <w:b/>
              </w:rPr>
            </w:pPr>
            <w:r>
              <w:t xml:space="preserve">Table </w:t>
            </w:r>
            <w:fldSimple w:instr=" SEQ Table \* ARABIC ">
              <w:r w:rsidR="00DB59B7">
                <w:rPr>
                  <w:noProof/>
                </w:rPr>
                <w:t>2</w:t>
              </w:r>
            </w:fldSimple>
            <w:r>
              <w:t xml:space="preserve">. Mean and Maximum SSC (mg/L) at three sampling locations in </w:t>
            </w:r>
            <w:commentRangeStart w:id="116"/>
            <w:r>
              <w:t>Faga'alu</w:t>
            </w:r>
            <w:commentRangeEnd w:id="116"/>
            <w:r>
              <w:rPr>
                <w:rStyle w:val="CommentReference"/>
              </w:rPr>
              <w:commentReference w:id="116"/>
            </w:r>
            <w:r>
              <w:t>.</w:t>
            </w:r>
          </w:p>
        </w:tc>
      </w:tr>
      <w:tr w:rsidR="00044E09" w14:paraId="05AD9AC1" w14:textId="77777777" w:rsidTr="00E04F1D">
        <w:tc>
          <w:tcPr>
            <w:tcW w:w="1415" w:type="dxa"/>
          </w:tcPr>
          <w:p w14:paraId="268D7927" w14:textId="77777777" w:rsidR="00044E09" w:rsidRPr="00301181" w:rsidRDefault="00044E09" w:rsidP="00E04F1D">
            <w:pPr>
              <w:rPr>
                <w:i/>
              </w:rPr>
            </w:pPr>
            <w:r w:rsidRPr="00301181">
              <w:rPr>
                <w:i/>
                <w:sz w:val="20"/>
              </w:rPr>
              <w:t>*SSC (mg/L)</w:t>
            </w:r>
          </w:p>
        </w:tc>
        <w:tc>
          <w:tcPr>
            <w:tcW w:w="2315" w:type="dxa"/>
            <w:gridSpan w:val="2"/>
          </w:tcPr>
          <w:p w14:paraId="1C6D99BF" w14:textId="77777777" w:rsidR="00044E09" w:rsidRPr="00301181" w:rsidRDefault="00044E09" w:rsidP="00E04F1D">
            <w:pPr>
              <w:rPr>
                <w:b/>
              </w:rPr>
            </w:pPr>
            <w:r w:rsidRPr="00301181">
              <w:rPr>
                <w:b/>
              </w:rPr>
              <w:t xml:space="preserve">Upstream </w:t>
            </w:r>
            <w:r>
              <w:rPr>
                <w:b/>
              </w:rPr>
              <w:t>(FOREST</w:t>
            </w:r>
            <w:r w:rsidRPr="00301181">
              <w:rPr>
                <w:b/>
              </w:rPr>
              <w:t>)</w:t>
            </w:r>
          </w:p>
        </w:tc>
        <w:tc>
          <w:tcPr>
            <w:tcW w:w="2560" w:type="dxa"/>
            <w:gridSpan w:val="2"/>
          </w:tcPr>
          <w:p w14:paraId="33B0004A" w14:textId="77777777" w:rsidR="00044E09" w:rsidRPr="00301181" w:rsidRDefault="00044E09" w:rsidP="00E04F1D">
            <w:pPr>
              <w:rPr>
                <w:b/>
              </w:rPr>
            </w:pPr>
            <w:r w:rsidRPr="00301181">
              <w:rPr>
                <w:b/>
              </w:rPr>
              <w:t>Quarry (</w:t>
            </w:r>
            <w:r>
              <w:rPr>
                <w:b/>
              </w:rPr>
              <w:t>QUARRY</w:t>
            </w:r>
            <w:r w:rsidRPr="00301181">
              <w:rPr>
                <w:b/>
              </w:rPr>
              <w:t>)</w:t>
            </w:r>
          </w:p>
        </w:tc>
        <w:tc>
          <w:tcPr>
            <w:tcW w:w="2401" w:type="dxa"/>
            <w:gridSpan w:val="2"/>
          </w:tcPr>
          <w:p w14:paraId="0207F0CD" w14:textId="77777777" w:rsidR="00044E09" w:rsidRPr="00301181" w:rsidRDefault="00044E09" w:rsidP="00E04F1D">
            <w:pPr>
              <w:rPr>
                <w:b/>
              </w:rPr>
            </w:pPr>
            <w:r>
              <w:rPr>
                <w:b/>
              </w:rPr>
              <w:t>Downstream (VILLAGE)</w:t>
            </w:r>
          </w:p>
        </w:tc>
      </w:tr>
      <w:tr w:rsidR="00044E09" w14:paraId="7AA1879A" w14:textId="77777777" w:rsidTr="00E04F1D">
        <w:tc>
          <w:tcPr>
            <w:tcW w:w="1415" w:type="dxa"/>
          </w:tcPr>
          <w:p w14:paraId="70168D05" w14:textId="77777777" w:rsidR="00044E09" w:rsidRDefault="00044E09" w:rsidP="00E04F1D"/>
        </w:tc>
        <w:tc>
          <w:tcPr>
            <w:tcW w:w="1375" w:type="dxa"/>
          </w:tcPr>
          <w:p w14:paraId="2C2CDE69" w14:textId="77777777" w:rsidR="00044E09" w:rsidRPr="00301181" w:rsidRDefault="00044E09" w:rsidP="00E04F1D">
            <w:pPr>
              <w:rPr>
                <w:i/>
              </w:rPr>
            </w:pPr>
            <w:r w:rsidRPr="00301181">
              <w:rPr>
                <w:i/>
              </w:rPr>
              <w:t>Mean</w:t>
            </w:r>
          </w:p>
        </w:tc>
        <w:tc>
          <w:tcPr>
            <w:tcW w:w="940" w:type="dxa"/>
          </w:tcPr>
          <w:p w14:paraId="505D3889" w14:textId="77777777" w:rsidR="00044E09" w:rsidRPr="00301181" w:rsidRDefault="00044E09" w:rsidP="00E04F1D">
            <w:pPr>
              <w:rPr>
                <w:i/>
              </w:rPr>
            </w:pPr>
            <w:r w:rsidRPr="00301181">
              <w:rPr>
                <w:i/>
              </w:rPr>
              <w:t>Max</w:t>
            </w:r>
          </w:p>
        </w:tc>
        <w:tc>
          <w:tcPr>
            <w:tcW w:w="1399" w:type="dxa"/>
          </w:tcPr>
          <w:p w14:paraId="234ECA2B" w14:textId="77777777" w:rsidR="00044E09" w:rsidRPr="00301181" w:rsidRDefault="00044E09" w:rsidP="00E04F1D">
            <w:pPr>
              <w:rPr>
                <w:i/>
              </w:rPr>
            </w:pPr>
            <w:r w:rsidRPr="00301181">
              <w:rPr>
                <w:i/>
              </w:rPr>
              <w:t>Mean</w:t>
            </w:r>
          </w:p>
        </w:tc>
        <w:tc>
          <w:tcPr>
            <w:tcW w:w="1161" w:type="dxa"/>
          </w:tcPr>
          <w:p w14:paraId="20AEAAC4" w14:textId="77777777" w:rsidR="00044E09" w:rsidRPr="00301181" w:rsidRDefault="00044E09" w:rsidP="00E04F1D">
            <w:pPr>
              <w:rPr>
                <w:i/>
              </w:rPr>
            </w:pPr>
            <w:r w:rsidRPr="00301181">
              <w:rPr>
                <w:i/>
              </w:rPr>
              <w:t>Max</w:t>
            </w:r>
          </w:p>
        </w:tc>
        <w:tc>
          <w:tcPr>
            <w:tcW w:w="1326" w:type="dxa"/>
          </w:tcPr>
          <w:p w14:paraId="67D9DE31" w14:textId="77777777" w:rsidR="00044E09" w:rsidRPr="00301181" w:rsidRDefault="00044E09" w:rsidP="00E04F1D">
            <w:pPr>
              <w:rPr>
                <w:i/>
              </w:rPr>
            </w:pPr>
            <w:r w:rsidRPr="00301181">
              <w:rPr>
                <w:i/>
              </w:rPr>
              <w:t>Mean</w:t>
            </w:r>
          </w:p>
        </w:tc>
        <w:tc>
          <w:tcPr>
            <w:tcW w:w="1075" w:type="dxa"/>
          </w:tcPr>
          <w:p w14:paraId="2C2DF876" w14:textId="77777777" w:rsidR="00044E09" w:rsidRPr="00301181" w:rsidRDefault="00044E09" w:rsidP="00E04F1D">
            <w:pPr>
              <w:rPr>
                <w:i/>
              </w:rPr>
            </w:pPr>
            <w:r w:rsidRPr="00301181">
              <w:rPr>
                <w:i/>
              </w:rPr>
              <w:t>Max</w:t>
            </w:r>
          </w:p>
        </w:tc>
      </w:tr>
      <w:tr w:rsidR="00044E09" w14:paraId="177DCFB4" w14:textId="77777777" w:rsidTr="00E04F1D">
        <w:tc>
          <w:tcPr>
            <w:tcW w:w="1415" w:type="dxa"/>
          </w:tcPr>
          <w:p w14:paraId="21DC1CC1" w14:textId="77777777" w:rsidR="00044E09" w:rsidRPr="00301181" w:rsidRDefault="00044E09" w:rsidP="00E04F1D">
            <w:pPr>
              <w:rPr>
                <w:b/>
              </w:rPr>
            </w:pPr>
            <w:r w:rsidRPr="00301181">
              <w:rPr>
                <w:b/>
              </w:rPr>
              <w:t>Stormflow</w:t>
            </w:r>
          </w:p>
        </w:tc>
        <w:tc>
          <w:tcPr>
            <w:tcW w:w="1375" w:type="dxa"/>
          </w:tcPr>
          <w:p w14:paraId="1447CAB1" w14:textId="77777777" w:rsidR="00044E09" w:rsidRDefault="00044E09" w:rsidP="00E04F1D">
            <w:r>
              <w:t xml:space="preserve">44 </w:t>
            </w:r>
          </w:p>
          <w:p w14:paraId="2137B315" w14:textId="248509A8" w:rsidR="00044E09" w:rsidRDefault="00044E09" w:rsidP="00E04F1D">
            <w:r>
              <w:t>(n=33)</w:t>
            </w:r>
          </w:p>
        </w:tc>
        <w:tc>
          <w:tcPr>
            <w:tcW w:w="940" w:type="dxa"/>
          </w:tcPr>
          <w:p w14:paraId="70DDEABE" w14:textId="77777777" w:rsidR="00044E09" w:rsidRDefault="00044E09" w:rsidP="00E04F1D">
            <w:r>
              <w:t>500</w:t>
            </w:r>
          </w:p>
        </w:tc>
        <w:tc>
          <w:tcPr>
            <w:tcW w:w="1399" w:type="dxa"/>
          </w:tcPr>
          <w:p w14:paraId="0C836B1F" w14:textId="77777777" w:rsidR="00044E09" w:rsidRDefault="00044E09" w:rsidP="00E04F1D">
            <w:r>
              <w:t xml:space="preserve">173 </w:t>
            </w:r>
          </w:p>
          <w:p w14:paraId="28B12D8D" w14:textId="1ED039AA" w:rsidR="00044E09" w:rsidRDefault="00044E09" w:rsidP="00E04F1D">
            <w:r>
              <w:t>(n=127)</w:t>
            </w:r>
          </w:p>
        </w:tc>
        <w:tc>
          <w:tcPr>
            <w:tcW w:w="1161" w:type="dxa"/>
          </w:tcPr>
          <w:p w14:paraId="302D30EC" w14:textId="77777777" w:rsidR="00044E09" w:rsidRDefault="00044E09" w:rsidP="00E04F1D">
            <w:r>
              <w:t>2,986</w:t>
            </w:r>
          </w:p>
        </w:tc>
        <w:tc>
          <w:tcPr>
            <w:tcW w:w="1326" w:type="dxa"/>
          </w:tcPr>
          <w:p w14:paraId="50BA9823" w14:textId="77777777" w:rsidR="00044E09" w:rsidRDefault="00044E09" w:rsidP="00E04F1D">
            <w:r>
              <w:t xml:space="preserve">130 </w:t>
            </w:r>
          </w:p>
          <w:p w14:paraId="216B5EB8" w14:textId="3540FB1C" w:rsidR="00044E09" w:rsidRDefault="00044E09" w:rsidP="00E04F1D">
            <w:r>
              <w:t>(n=87)</w:t>
            </w:r>
          </w:p>
        </w:tc>
        <w:tc>
          <w:tcPr>
            <w:tcW w:w="1075" w:type="dxa"/>
          </w:tcPr>
          <w:p w14:paraId="2F1D70D1" w14:textId="77777777" w:rsidR="00044E09" w:rsidRDefault="00044E09" w:rsidP="00E04F1D">
            <w:r>
              <w:t>1,060</w:t>
            </w:r>
          </w:p>
        </w:tc>
      </w:tr>
      <w:tr w:rsidR="00044E09" w14:paraId="56A111AC" w14:textId="77777777" w:rsidTr="00E04F1D">
        <w:tc>
          <w:tcPr>
            <w:tcW w:w="1415" w:type="dxa"/>
          </w:tcPr>
          <w:p w14:paraId="5095F4B2" w14:textId="77777777" w:rsidR="00044E09" w:rsidRPr="00301181" w:rsidRDefault="00044E09" w:rsidP="00E04F1D">
            <w:pPr>
              <w:rPr>
                <w:b/>
              </w:rPr>
            </w:pPr>
            <w:commentRangeStart w:id="117"/>
            <w:r w:rsidRPr="00301181">
              <w:rPr>
                <w:b/>
              </w:rPr>
              <w:t>All</w:t>
            </w:r>
            <w:commentRangeEnd w:id="117"/>
            <w:r w:rsidR="003F7523">
              <w:rPr>
                <w:rStyle w:val="CommentReference"/>
              </w:rPr>
              <w:commentReference w:id="117"/>
            </w:r>
          </w:p>
        </w:tc>
        <w:tc>
          <w:tcPr>
            <w:tcW w:w="1375" w:type="dxa"/>
          </w:tcPr>
          <w:p w14:paraId="23D9355F" w14:textId="77777777" w:rsidR="00044E09" w:rsidRDefault="00044E09" w:rsidP="00E04F1D">
            <w:r>
              <w:t xml:space="preserve">32 </w:t>
            </w:r>
          </w:p>
          <w:p w14:paraId="5EE135C8" w14:textId="77777777" w:rsidR="00044E09" w:rsidRDefault="00044E09" w:rsidP="00E04F1D">
            <w:r>
              <w:t>(n=55)</w:t>
            </w:r>
          </w:p>
        </w:tc>
        <w:tc>
          <w:tcPr>
            <w:tcW w:w="940" w:type="dxa"/>
          </w:tcPr>
          <w:p w14:paraId="00D9234F" w14:textId="77777777" w:rsidR="00044E09" w:rsidRDefault="00044E09" w:rsidP="00E04F1D">
            <w:r>
              <w:t>500</w:t>
            </w:r>
          </w:p>
        </w:tc>
        <w:tc>
          <w:tcPr>
            <w:tcW w:w="1399" w:type="dxa"/>
          </w:tcPr>
          <w:p w14:paraId="252C4586" w14:textId="77777777" w:rsidR="00044E09" w:rsidRDefault="00044E09" w:rsidP="00E04F1D">
            <w:r>
              <w:t xml:space="preserve">213 </w:t>
            </w:r>
          </w:p>
          <w:p w14:paraId="2E73E585" w14:textId="77777777" w:rsidR="00044E09" w:rsidRDefault="00044E09" w:rsidP="00E04F1D">
            <w:r>
              <w:t>(n=247)</w:t>
            </w:r>
          </w:p>
        </w:tc>
        <w:tc>
          <w:tcPr>
            <w:tcW w:w="1161" w:type="dxa"/>
          </w:tcPr>
          <w:p w14:paraId="2F38FB5E" w14:textId="77777777" w:rsidR="00044E09" w:rsidRDefault="00044E09" w:rsidP="00E04F1D">
            <w:r>
              <w:t>12,600</w:t>
            </w:r>
          </w:p>
        </w:tc>
        <w:tc>
          <w:tcPr>
            <w:tcW w:w="1326" w:type="dxa"/>
          </w:tcPr>
          <w:p w14:paraId="38101164" w14:textId="77777777" w:rsidR="00044E09" w:rsidRDefault="00044E09" w:rsidP="00E04F1D">
            <w:r>
              <w:t>144</w:t>
            </w:r>
          </w:p>
          <w:p w14:paraId="5B77E90E" w14:textId="77777777" w:rsidR="00044E09" w:rsidRDefault="00044E09" w:rsidP="00E04F1D">
            <w:r>
              <w:t>(n=155)</w:t>
            </w:r>
          </w:p>
        </w:tc>
        <w:tc>
          <w:tcPr>
            <w:tcW w:w="1075" w:type="dxa"/>
          </w:tcPr>
          <w:p w14:paraId="22349767" w14:textId="77777777" w:rsidR="00044E09" w:rsidRDefault="00044E09" w:rsidP="00E04F1D">
            <w:r>
              <w:t>3,500</w:t>
            </w:r>
          </w:p>
        </w:tc>
      </w:tr>
    </w:tbl>
    <w:p w14:paraId="5EDA6D7B" w14:textId="18EE3E89" w:rsidR="0025558B" w:rsidRDefault="0025558B" w:rsidP="000023CD">
      <w:pPr>
        <w:ind w:firstLine="576"/>
        <w:rPr>
          <w:noProof/>
        </w:rPr>
      </w:pPr>
      <w:r>
        <w:rPr>
          <w:noProof/>
        </w:rPr>
        <w:t>At FOREST, 33 samples (60%) were taken during stormflow conditions (Q_DAM&gt;54 L/sec), with mean SSC of 44 mg/L. At QUARRY, 127 samples (</w:t>
      </w:r>
      <w:commentRangeStart w:id="118"/>
      <w:r>
        <w:rPr>
          <w:noProof/>
        </w:rPr>
        <w:t>48%</w:t>
      </w:r>
      <w:commentRangeEnd w:id="118"/>
      <w:r w:rsidR="00D460A0">
        <w:rPr>
          <w:rStyle w:val="CommentReference"/>
        </w:rPr>
        <w:commentReference w:id="118"/>
      </w:r>
      <w:r w:rsidR="003F7523">
        <w:rPr>
          <w:noProof/>
        </w:rPr>
        <w:t xml:space="preserve"> of all samples</w:t>
      </w:r>
      <w:r>
        <w:rPr>
          <w:noProof/>
        </w:rPr>
        <w:t xml:space="preserve">) were taken during </w:t>
      </w:r>
      <w:commentRangeStart w:id="119"/>
      <w:r>
        <w:rPr>
          <w:noProof/>
        </w:rPr>
        <w:t xml:space="preserve">stormflow conditions </w:t>
      </w:r>
      <w:commentRangeEnd w:id="119"/>
      <w:r w:rsidR="003F7523">
        <w:rPr>
          <w:rStyle w:val="CommentReference"/>
        </w:rPr>
        <w:commentReference w:id="119"/>
      </w:r>
      <w:r>
        <w:rPr>
          <w:noProof/>
        </w:rPr>
        <w:t>(Q_DAM&gt;54 L/sec); and mean SSC for QUARRY stormflow samples was 173 mg/L. At VILLAGE, 87 samples (56%) were taken during stormflow conditions (Q_VILLAGE&gt;150 L/sec); and mean SSC for VILLAGE stormflow samples was 130 mg/L (</w:t>
      </w:r>
      <w:r w:rsidR="00B371B0">
        <w:rPr>
          <w:noProof/>
        </w:rPr>
        <w:fldChar w:fldCharType="begin"/>
      </w:r>
      <w:r w:rsidR="00B371B0">
        <w:rPr>
          <w:noProof/>
        </w:rPr>
        <w:instrText xml:space="preserve"> REF _Ref388032257 \h </w:instrText>
      </w:r>
      <w:r w:rsidR="00B371B0">
        <w:rPr>
          <w:noProof/>
        </w:rPr>
      </w:r>
      <w:r w:rsidR="00B371B0">
        <w:rPr>
          <w:noProof/>
        </w:rPr>
        <w:fldChar w:fldCharType="separate"/>
      </w:r>
      <w:r w:rsidR="00402F4A">
        <w:t xml:space="preserve">Table </w:t>
      </w:r>
      <w:r w:rsidR="00402F4A">
        <w:rPr>
          <w:noProof/>
        </w:rPr>
        <w:t>2</w:t>
      </w:r>
      <w:r w:rsidR="00B371B0">
        <w:rPr>
          <w:noProof/>
        </w:rPr>
        <w:fldChar w:fldCharType="end"/>
      </w:r>
      <w:r>
        <w:rPr>
          <w:noProof/>
        </w:rPr>
        <w:fldChar w:fldCharType="begin"/>
      </w:r>
      <w:r>
        <w:rPr>
          <w:noProof/>
        </w:rPr>
        <w:instrText xml:space="preserve"> REF _Ref386690811 \h </w:instrText>
      </w:r>
      <w:r>
        <w:rPr>
          <w:noProof/>
        </w:rPr>
      </w:r>
      <w:r>
        <w:rPr>
          <w:noProof/>
        </w:rPr>
        <w:fldChar w:fldCharType="end"/>
      </w:r>
      <w:r>
        <w:rPr>
          <w:noProof/>
        </w:rPr>
        <w:t xml:space="preserve">). This pattern of SSC values suggests there is a large input of sediment downstream of </w:t>
      </w:r>
      <w:r w:rsidR="000D7904">
        <w:rPr>
          <w:noProof/>
        </w:rPr>
        <w:t>FOREST</w:t>
      </w:r>
      <w:r>
        <w:rPr>
          <w:noProof/>
        </w:rPr>
        <w:t xml:space="preserve"> at the quarry, and then SSC is diluted by addition of stormflow with lower SSC </w:t>
      </w:r>
      <w:r w:rsidR="003F7523">
        <w:rPr>
          <w:noProof/>
        </w:rPr>
        <w:t>between QUARRY and VILLAGE</w:t>
      </w:r>
      <w:r>
        <w:rPr>
          <w:noProof/>
        </w:rPr>
        <w:t xml:space="preserve">. </w:t>
      </w:r>
    </w:p>
    <w:p w14:paraId="13AA5B0A" w14:textId="6EB79E37" w:rsidR="00FB74A8" w:rsidRDefault="00FB74A8" w:rsidP="00FB74A8">
      <w:pPr>
        <w:keepNext/>
      </w:pPr>
      <w:r>
        <w:rPr>
          <w:noProof/>
        </w:rPr>
        <mc:AlternateContent>
          <mc:Choice Requires="wpg">
            <w:drawing>
              <wp:anchor distT="0" distB="0" distL="114300" distR="114300" simplePos="0" relativeHeight="251669504" behindDoc="0" locked="0" layoutInCell="1" allowOverlap="1" wp14:anchorId="27348CE7" wp14:editId="2CA3D16E">
                <wp:simplePos x="0" y="0"/>
                <wp:positionH relativeFrom="column">
                  <wp:posOffset>566928</wp:posOffset>
                </wp:positionH>
                <wp:positionV relativeFrom="paragraph">
                  <wp:posOffset>219456</wp:posOffset>
                </wp:positionV>
                <wp:extent cx="2898521" cy="360726"/>
                <wp:effectExtent l="0" t="0" r="0" b="1270"/>
                <wp:wrapNone/>
                <wp:docPr id="29" name="Group 29"/>
                <wp:cNvGraphicFramePr/>
                <a:graphic xmlns:a="http://schemas.openxmlformats.org/drawingml/2006/main">
                  <a:graphicData uri="http://schemas.microsoft.com/office/word/2010/wordprocessingGroup">
                    <wpg:wgp>
                      <wpg:cNvGrpSpPr/>
                      <wpg:grpSpPr>
                        <a:xfrm>
                          <a:off x="0" y="0"/>
                          <a:ext cx="2898521" cy="360726"/>
                          <a:chOff x="0" y="0"/>
                          <a:chExt cx="1820412" cy="360726"/>
                        </a:xfrm>
                      </wpg:grpSpPr>
                      <wps:wsp>
                        <wps:cNvPr id="30" name="Text Box 30"/>
                        <wps:cNvSpPr txBox="1"/>
                        <wps:spPr>
                          <a:xfrm flipH="1">
                            <a:off x="0" y="8389"/>
                            <a:ext cx="276837" cy="352337"/>
                          </a:xfrm>
                          <a:prstGeom prst="rect">
                            <a:avLst/>
                          </a:prstGeom>
                          <a:noFill/>
                          <a:ln>
                            <a:noFill/>
                          </a:ln>
                          <a:effectLst/>
                        </wps:spPr>
                        <wps:txbx>
                          <w:txbxContent>
                            <w:p w14:paraId="20C169B9" w14:textId="77777777" w:rsidR="00611774" w:rsidRPr="00DE629A" w:rsidRDefault="00611774" w:rsidP="00FB74A8">
                              <w:pPr>
                                <w:keepNext/>
                                <w:jc w:val="center"/>
                                <w:rPr>
                                  <w:b/>
                                  <w:noProof/>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29A">
                                <w:rPr>
                                  <w:b/>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flipH="1">
                            <a:off x="1543575" y="0"/>
                            <a:ext cx="276837" cy="352337"/>
                          </a:xfrm>
                          <a:prstGeom prst="rect">
                            <a:avLst/>
                          </a:prstGeom>
                          <a:noFill/>
                          <a:ln>
                            <a:noFill/>
                          </a:ln>
                          <a:effectLst/>
                        </wps:spPr>
                        <wps:txbx>
                          <w:txbxContent>
                            <w:p w14:paraId="542D2200" w14:textId="77777777" w:rsidR="00611774" w:rsidRPr="00DE629A" w:rsidRDefault="00611774" w:rsidP="00FB74A8">
                              <w:pPr>
                                <w:keepNext/>
                                <w:jc w:val="center"/>
                                <w:rPr>
                                  <w:noProof/>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7348CE7" id="Group 29" o:spid="_x0000_s1030" style="position:absolute;margin-left:44.65pt;margin-top:17.3pt;width:228.25pt;height:28.4pt;z-index:251669504;mso-width-relative:margin" coordsize="18204,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">
                <v:shape id="Text Box 30" o:spid="_x0000_s1031" type="#_x0000_t202" style="position:absolute;top:83;width:2768;height:35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aacIA&#10;AADbAAAADwAAAGRycy9kb3ducmV2LnhtbERPz2vCMBS+D/Y/hCd4m6luc1KNMoSBhyq2E/T4aJ5N&#10;sXkpTdTuvzcHYceP7/di1dtG3KjztWMF41ECgrh0uuZKweH3520GwgdkjY1jUvBHHlbL15cFptrd&#10;OadbESoRQ9inqMCE0KZS+tKQRT9yLXHkzq6zGCLsKqk7vMdw28hJkkylxZpjg8GW1obKS3G1CnR2&#10;PH5+XdosN6eP86bZ6azYb5UaDvrvOYhAffgXP90breA9ro9f4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9ppwgAAANsAAAAPAAAAAAAAAAAAAAAAAJgCAABkcnMvZG93&#10;bnJldi54bWxQSwUGAAAAAAQABAD1AAAAhwMAAAAA&#10;" filled="f" stroked="f">
                  <v:textbox>
                    <w:txbxContent>
                      <w:p w14:paraId="20C169B9" w14:textId="77777777" w:rsidR="00611774" w:rsidRPr="00DE629A" w:rsidRDefault="00611774" w:rsidP="00FB74A8">
                        <w:pPr>
                          <w:keepNext/>
                          <w:jc w:val="center"/>
                          <w:rPr>
                            <w:b/>
                            <w:noProof/>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29A">
                          <w:rPr>
                            <w:b/>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v:shape id="Text Box 31" o:spid="_x0000_s1032" type="#_x0000_t202" style="position:absolute;left:15435;width:2769;height:352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8sQA&#10;AADbAAAADwAAAGRycy9kb3ducmV2LnhtbESPQWvCQBSE7wX/w/IEb3WjtlWiq4ggeEhLjYIeH9ln&#10;Nph9G7Jbjf/eLRR6HGbmG2ax6mwtbtT6yrGC0TABQVw4XXGp4HjYvs5A+ICssXZMCh7kYbXsvSww&#10;1e7Oe7rloRQRwj5FBSaEJpXSF4Ys+qFriKN3ca3FEGVbSt3iPcJtLcdJ8iEtVhwXDDa0MVRc8x+r&#10;QGen0/v02mR7c3677OovneXfn0oN+t16DiJQF/7Df+2dVjAZwe+X+AP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7f/LEAAAA2wAAAA8AAAAAAAAAAAAAAAAAmAIAAGRycy9k&#10;b3ducmV2LnhtbFBLBQYAAAAABAAEAPUAAACJAwAAAAA=&#10;" filled="f" stroked="f">
                  <v:textbox>
                    <w:txbxContent>
                      <w:p w14:paraId="542D2200" w14:textId="77777777" w:rsidR="00611774" w:rsidRPr="00DE629A" w:rsidRDefault="00611774" w:rsidP="00FB74A8">
                        <w:pPr>
                          <w:keepNext/>
                          <w:jc w:val="center"/>
                          <w:rPr>
                            <w:noProof/>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v:group>
            </w:pict>
          </mc:Fallback>
        </mc:AlternateContent>
      </w:r>
      <w:r>
        <w:rPr>
          <w:noProof/>
        </w:rPr>
        <w:drawing>
          <wp:inline distT="0" distB="0" distL="0" distR="0" wp14:anchorId="0E3470B6" wp14:editId="04BAB3C1">
            <wp:extent cx="5942965" cy="307394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C BoxPlots.png"/>
                    <pic:cNvPicPr/>
                  </pic:nvPicPr>
                  <pic:blipFill>
                    <a:blip r:embed="rId20">
                      <a:extLst>
                        <a:ext uri="{28A0092B-C50C-407E-A947-70E740481C1C}">
                          <a14:useLocalDpi xmlns:a14="http://schemas.microsoft.com/office/drawing/2010/main" val="0"/>
                        </a:ext>
                      </a:extLst>
                    </a:blip>
                    <a:stretch>
                      <a:fillRect/>
                    </a:stretch>
                  </pic:blipFill>
                  <pic:spPr>
                    <a:xfrm>
                      <a:off x="0" y="0"/>
                      <a:ext cx="5954934" cy="3080137"/>
                    </a:xfrm>
                    <a:prstGeom prst="rect">
                      <a:avLst/>
                    </a:prstGeom>
                  </pic:spPr>
                </pic:pic>
              </a:graphicData>
            </a:graphic>
          </wp:inline>
        </w:drawing>
      </w:r>
    </w:p>
    <w:p w14:paraId="09734BEE" w14:textId="5A34E48B" w:rsidR="00FB74A8" w:rsidRDefault="00FB74A8" w:rsidP="00FB74A8">
      <w:pPr>
        <w:pStyle w:val="Caption"/>
      </w:pPr>
      <w:r>
        <w:t xml:space="preserve">Figure </w:t>
      </w:r>
      <w:fldSimple w:instr=" SEQ Figure \* ARABIC ">
        <w:r w:rsidR="00402F4A">
          <w:rPr>
            <w:noProof/>
          </w:rPr>
          <w:t>6</w:t>
        </w:r>
      </w:fldSimple>
      <w:r>
        <w:t>. Boxplots of SSC at the thr</w:t>
      </w:r>
      <w:r w:rsidR="008C71CE">
        <w:t>ee main sampling locations. A) F</w:t>
      </w:r>
      <w:r>
        <w:t xml:space="preserve">ull range of SSC measured </w:t>
      </w:r>
      <w:r w:rsidR="008C71CE">
        <w:t>(0-3,5</w:t>
      </w:r>
      <w:r>
        <w:t>00 mg/L)  B)  shows a zoomed in view (0-500 mg/</w:t>
      </w:r>
      <w:commentRangeStart w:id="120"/>
      <w:r>
        <w:t>L</w:t>
      </w:r>
      <w:commentRangeEnd w:id="120"/>
      <w:r w:rsidR="00656DED">
        <w:rPr>
          <w:rStyle w:val="CommentReference"/>
          <w:i w:val="0"/>
          <w:iCs w:val="0"/>
          <w:color w:val="auto"/>
        </w:rPr>
        <w:commentReference w:id="120"/>
      </w:r>
      <w:r>
        <w:t xml:space="preserve">). </w:t>
      </w:r>
    </w:p>
    <w:p w14:paraId="2DC6FA05" w14:textId="77777777" w:rsidR="00DB59B7" w:rsidRDefault="00DB59B7" w:rsidP="00DB59B7">
      <w:pPr>
        <w:ind w:firstLine="720"/>
        <w:jc w:val="both"/>
      </w:pPr>
      <w:commentRangeStart w:id="121"/>
      <w:r>
        <w:t>Given the close proximity of the quarry to the stream, SSC downstream of the quarry can be highly influenced by mining activity. Prior to 2013, a common practice for removing fine sediment from crushed aggregate was to rinse it with water pumped from the stream. The fine sediment was discharged directly into the stream, causing high SSC during low discharges. While sheetwash erosion of the quarry during storms causes higher total sediment loading, the instantaneous SSC are lower due to dilution by stormflow. The practice of manually rinsing fine sediment from aggregate was discontinued in 2013, corresponding with a lack of high SSC grab samples during low discharges (</w:t>
      </w:r>
      <w:r>
        <w:fldChar w:fldCharType="begin"/>
      </w:r>
      <w:r>
        <w:instrText xml:space="preserve"> REF _Ref388032205 \h </w:instrText>
      </w:r>
      <w:r>
        <w:fldChar w:fldCharType="separate"/>
      </w:r>
      <w:r>
        <w:t xml:space="preserve">Figure </w:t>
      </w:r>
      <w:r>
        <w:rPr>
          <w:noProof/>
        </w:rPr>
        <w:t>7</w:t>
      </w:r>
      <w:r>
        <w:fldChar w:fldCharType="end"/>
      </w:r>
      <w:r>
        <w:fldChar w:fldCharType="begin"/>
      </w:r>
      <w:r>
        <w:instrText xml:space="preserve"> REF _Ref386627751 \h  \* MERGEFORMAT </w:instrText>
      </w:r>
      <w:r>
        <w:fldChar w:fldCharType="end"/>
      </w:r>
      <w:r>
        <w:t>).</w:t>
      </w:r>
      <w:commentRangeEnd w:id="121"/>
      <w:r>
        <w:rPr>
          <w:rStyle w:val="CommentReference"/>
        </w:rPr>
        <w:commentReference w:id="121"/>
      </w:r>
    </w:p>
    <w:p w14:paraId="7A3EA0E6" w14:textId="77777777" w:rsidR="00DB59B7" w:rsidRPr="00DB59B7" w:rsidRDefault="00DB59B7" w:rsidP="00DB59B7"/>
    <w:p w14:paraId="63EE791E" w14:textId="35B25DC0" w:rsidR="00FB74A8" w:rsidRDefault="00D85162" w:rsidP="00FB74A8">
      <w:pPr>
        <w:keepNext/>
      </w:pPr>
      <w:r>
        <w:rPr>
          <w:noProof/>
        </w:rPr>
        <w:lastRenderedPageBreak/>
        <mc:AlternateContent>
          <mc:Choice Requires="wpg">
            <w:drawing>
              <wp:anchor distT="0" distB="0" distL="114300" distR="114300" simplePos="0" relativeHeight="251671552" behindDoc="0" locked="0" layoutInCell="1" allowOverlap="1" wp14:anchorId="16C355B6" wp14:editId="41235D12">
                <wp:simplePos x="0" y="0"/>
                <wp:positionH relativeFrom="column">
                  <wp:posOffset>193040</wp:posOffset>
                </wp:positionH>
                <wp:positionV relativeFrom="paragraph">
                  <wp:posOffset>335280</wp:posOffset>
                </wp:positionV>
                <wp:extent cx="3474720" cy="360726"/>
                <wp:effectExtent l="0" t="0" r="0" b="1270"/>
                <wp:wrapNone/>
                <wp:docPr id="34" name="Group 34"/>
                <wp:cNvGraphicFramePr/>
                <a:graphic xmlns:a="http://schemas.openxmlformats.org/drawingml/2006/main">
                  <a:graphicData uri="http://schemas.microsoft.com/office/word/2010/wordprocessingGroup">
                    <wpg:wgp>
                      <wpg:cNvGrpSpPr/>
                      <wpg:grpSpPr>
                        <a:xfrm>
                          <a:off x="0" y="0"/>
                          <a:ext cx="3474720" cy="360726"/>
                          <a:chOff x="0" y="0"/>
                          <a:chExt cx="1820412" cy="360726"/>
                        </a:xfrm>
                      </wpg:grpSpPr>
                      <wps:wsp>
                        <wps:cNvPr id="35" name="Text Box 35"/>
                        <wps:cNvSpPr txBox="1"/>
                        <wps:spPr>
                          <a:xfrm flipH="1">
                            <a:off x="0" y="8389"/>
                            <a:ext cx="276837" cy="352337"/>
                          </a:xfrm>
                          <a:prstGeom prst="rect">
                            <a:avLst/>
                          </a:prstGeom>
                          <a:noFill/>
                          <a:ln>
                            <a:noFill/>
                          </a:ln>
                          <a:effectLst/>
                        </wps:spPr>
                        <wps:txbx>
                          <w:txbxContent>
                            <w:p w14:paraId="2E490F5D" w14:textId="77777777" w:rsidR="00611774" w:rsidRPr="00DE629A" w:rsidRDefault="00611774" w:rsidP="00D85162">
                              <w:pPr>
                                <w:keepNext/>
                                <w:jc w:val="center"/>
                                <w:rPr>
                                  <w:b/>
                                  <w:noProof/>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29A">
                                <w:rPr>
                                  <w:b/>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flipH="1">
                            <a:off x="1543575" y="0"/>
                            <a:ext cx="276837" cy="352337"/>
                          </a:xfrm>
                          <a:prstGeom prst="rect">
                            <a:avLst/>
                          </a:prstGeom>
                          <a:noFill/>
                          <a:ln>
                            <a:noFill/>
                          </a:ln>
                          <a:effectLst/>
                        </wps:spPr>
                        <wps:txbx>
                          <w:txbxContent>
                            <w:p w14:paraId="656DA012" w14:textId="77777777" w:rsidR="00611774" w:rsidRPr="00DE629A" w:rsidRDefault="00611774" w:rsidP="00D85162">
                              <w:pPr>
                                <w:keepNext/>
                                <w:jc w:val="center"/>
                                <w:rPr>
                                  <w:noProof/>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C355B6" id="Group 34" o:spid="_x0000_s1033" style="position:absolute;margin-left:15.2pt;margin-top:26.4pt;width:273.6pt;height:28.4pt;z-index:251671552;mso-width-relative:margin;mso-height-relative:margin" coordsize="18204,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">
                <v:shape id="Text Box 35" o:spid="_x0000_s1034" type="#_x0000_t202" style="position:absolute;top:83;width:2768;height:35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58cUA&#10;AADbAAAADwAAAGRycy9kb3ducmV2LnhtbESPQWvCQBSE74L/YXlCb3WjrbWkWUWEgodUaizY4yP7&#10;zIZk34bsVtN/3xUKHoeZ+YbJ1oNtxYV6XztWMJsmIIhLp2uuFHwd3x9fQfiArLF1TAp+ycN6NR5l&#10;mGp35QNdilCJCGGfogITQpdK6UtDFv3UdcTRO7veYoiyr6Tu8RrhtpXzJHmRFmuOCwY72hoqm+LH&#10;KtD56bRYNl1+MN/P512713nx+aHUw2TYvIEINIR7+L+90wqeFnD7En+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HnxxQAAANsAAAAPAAAAAAAAAAAAAAAAAJgCAABkcnMv&#10;ZG93bnJldi54bWxQSwUGAAAAAAQABAD1AAAAigMAAAAA&#10;" filled="f" stroked="f">
                  <v:textbox>
                    <w:txbxContent>
                      <w:p w14:paraId="2E490F5D" w14:textId="77777777" w:rsidR="00611774" w:rsidRPr="00DE629A" w:rsidRDefault="00611774" w:rsidP="00D85162">
                        <w:pPr>
                          <w:keepNext/>
                          <w:jc w:val="center"/>
                          <w:rPr>
                            <w:b/>
                            <w:noProof/>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29A">
                          <w:rPr>
                            <w:b/>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v:shape id="Text Box 36" o:spid="_x0000_s1035" type="#_x0000_t202" style="position:absolute;left:15435;width:2769;height:352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hsUA&#10;AADbAAAADwAAAGRycy9kb3ducmV2LnhtbESPQWvCQBSE74L/YXlCb7rRtlrSrCJCwUMqNRbs8ZF9&#10;ZkOyb0N2q+m/7wqFHoeZ+YbJNoNtxZV6XztWMJ8lIIhLp2uuFHye3qYvIHxA1tg6JgU/5GGzHo8y&#10;TLW78ZGuRahEhLBPUYEJoUul9KUhi37mOuLoXVxvMUTZV1L3eItw28pFkiylxZrjgsGOdobKpvi2&#10;CnR+Pj+vmi4/mq+ny7496Lz4eFfqYTJsX0EEGsJ/+K+91woel3D/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ueGxQAAANsAAAAPAAAAAAAAAAAAAAAAAJgCAABkcnMv&#10;ZG93bnJldi54bWxQSwUGAAAAAAQABAD1AAAAigMAAAAA&#10;" filled="f" stroked="f">
                  <v:textbox>
                    <w:txbxContent>
                      <w:p w14:paraId="656DA012" w14:textId="77777777" w:rsidR="00611774" w:rsidRPr="00DE629A" w:rsidRDefault="00611774" w:rsidP="00D85162">
                        <w:pPr>
                          <w:keepNext/>
                          <w:jc w:val="center"/>
                          <w:rPr>
                            <w:noProof/>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v:group>
            </w:pict>
          </mc:Fallback>
        </mc:AlternateContent>
      </w:r>
      <w:r w:rsidR="00FB74A8">
        <w:rPr>
          <w:noProof/>
        </w:rPr>
        <w:drawing>
          <wp:inline distT="0" distB="0" distL="0" distR="0" wp14:anchorId="550EA42B" wp14:editId="3CF8EB08">
            <wp:extent cx="6146800" cy="404180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charge Concentration Instantaneous.png"/>
                    <pic:cNvPicPr/>
                  </pic:nvPicPr>
                  <pic:blipFill>
                    <a:blip r:embed="rId21">
                      <a:extLst>
                        <a:ext uri="{28A0092B-C50C-407E-A947-70E740481C1C}">
                          <a14:useLocalDpi xmlns:a14="http://schemas.microsoft.com/office/drawing/2010/main" val="0"/>
                        </a:ext>
                      </a:extLst>
                    </a:blip>
                    <a:stretch>
                      <a:fillRect/>
                    </a:stretch>
                  </pic:blipFill>
                  <pic:spPr>
                    <a:xfrm>
                      <a:off x="0" y="0"/>
                      <a:ext cx="6157598" cy="4048902"/>
                    </a:xfrm>
                    <a:prstGeom prst="rect">
                      <a:avLst/>
                    </a:prstGeom>
                  </pic:spPr>
                </pic:pic>
              </a:graphicData>
            </a:graphic>
          </wp:inline>
        </w:drawing>
      </w:r>
    </w:p>
    <w:p w14:paraId="4EA96EDB" w14:textId="67EEADC4" w:rsidR="00FB74A8" w:rsidRDefault="00FB74A8" w:rsidP="00FB74A8">
      <w:pPr>
        <w:pStyle w:val="Caption"/>
      </w:pPr>
      <w:bookmarkStart w:id="122" w:name="_Ref388032205"/>
      <w:r>
        <w:t xml:space="preserve">Figure </w:t>
      </w:r>
      <w:fldSimple w:instr=" SEQ Figure \* ARABIC ">
        <w:r w:rsidR="00402F4A">
          <w:rPr>
            <w:noProof/>
          </w:rPr>
          <w:t>7</w:t>
        </w:r>
      </w:fldSimple>
      <w:bookmarkEnd w:id="122"/>
      <w:r>
        <w:t xml:space="preserve">. </w:t>
      </w:r>
      <w:r w:rsidR="00B371B0">
        <w:t xml:space="preserve">A: Discharge vs. Suspended Sediment Concentration in upstream grab samples (FOREST) and B: Discharge vs. Suspended Sediment Concentration in downstream grab samples (QUARRY and VILLAGE). </w:t>
      </w:r>
      <w:r w:rsidR="00FA4F02">
        <w:t xml:space="preserve">Suspended sediment concentration in grab samples was overall much lower upstream of the human-disturbed LOWER watershed. High values of SSC (2,000-12,000mg/L) were sampled at low discharges in 2012, prior to sediment mitigation practices at the quarry. </w:t>
      </w:r>
    </w:p>
    <w:p w14:paraId="7CEB5DFD" w14:textId="35F83B7E" w:rsidR="00491BAA" w:rsidRDefault="0025558B" w:rsidP="000023CD">
      <w:pPr>
        <w:pStyle w:val="Heading3"/>
      </w:pPr>
      <w:r>
        <w:rPr>
          <w:noProof/>
        </w:rPr>
        <w:t>Turbidity</w:t>
      </w:r>
    </w:p>
    <w:p w14:paraId="7A9E5BCE" w14:textId="39D21B1D" w:rsidR="00656DED" w:rsidRDefault="00656DED" w:rsidP="00B371B0">
      <w:pPr>
        <w:ind w:firstLine="720"/>
        <w:jc w:val="both"/>
      </w:pPr>
      <w:r>
        <w:t>The turbidity-SSC relationship varied among locations and sensors (??, Figure xx).  The RMSE in the relationships were xx mg/L at the FOREST site and xx mg/L at the forest site.  Due to differences in the turbidity-SSC relationship by instrument, instrument-specific curves were used…?</w:t>
      </w:r>
    </w:p>
    <w:p w14:paraId="7428FC02" w14:textId="77777777" w:rsidR="00491BAA" w:rsidRDefault="00491BAA" w:rsidP="00491BAA">
      <w:pPr>
        <w:keepNext/>
      </w:pPr>
      <w:r>
        <w:rPr>
          <w:noProof/>
        </w:rPr>
        <w:lastRenderedPageBreak/>
        <w:drawing>
          <wp:inline distT="0" distB="0" distL="0" distR="0" wp14:anchorId="41DC1FC4" wp14:editId="4E537CDA">
            <wp:extent cx="6080524" cy="21345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TU SSC Rating Curves.png"/>
                    <pic:cNvPicPr/>
                  </pic:nvPicPr>
                  <pic:blipFill>
                    <a:blip r:embed="rId22">
                      <a:extLst>
                        <a:ext uri="{28A0092B-C50C-407E-A947-70E740481C1C}">
                          <a14:useLocalDpi xmlns:a14="http://schemas.microsoft.com/office/drawing/2010/main" val="0"/>
                        </a:ext>
                      </a:extLst>
                    </a:blip>
                    <a:stretch>
                      <a:fillRect/>
                    </a:stretch>
                  </pic:blipFill>
                  <pic:spPr>
                    <a:xfrm>
                      <a:off x="0" y="0"/>
                      <a:ext cx="6080524" cy="2134597"/>
                    </a:xfrm>
                    <a:prstGeom prst="rect">
                      <a:avLst/>
                    </a:prstGeom>
                  </pic:spPr>
                </pic:pic>
              </a:graphicData>
            </a:graphic>
          </wp:inline>
        </w:drawing>
      </w:r>
    </w:p>
    <w:p w14:paraId="78E5CCF0" w14:textId="0704B1CC" w:rsidR="00491BAA" w:rsidRDefault="00491BAA" w:rsidP="000023CD">
      <w:pPr>
        <w:pStyle w:val="Caption"/>
      </w:pPr>
      <w:bookmarkStart w:id="123" w:name="_Ref387859169"/>
      <w:r>
        <w:t xml:space="preserve">Figure </w:t>
      </w:r>
      <w:fldSimple w:instr=" SEQ Figure \* ARABIC ">
        <w:r w:rsidR="00402F4A">
          <w:rPr>
            <w:noProof/>
          </w:rPr>
          <w:t>8</w:t>
        </w:r>
      </w:fldSimple>
      <w:bookmarkEnd w:id="123"/>
      <w:r>
        <w:t xml:space="preserve"> </w:t>
      </w:r>
      <w:commentRangeStart w:id="124"/>
      <w:r>
        <w:t>Turbidity</w:t>
      </w:r>
      <w:commentRangeEnd w:id="124"/>
      <w:r w:rsidR="00656DED">
        <w:rPr>
          <w:rStyle w:val="CommentReference"/>
          <w:i w:val="0"/>
          <w:iCs w:val="0"/>
          <w:color w:val="auto"/>
        </w:rPr>
        <w:commentReference w:id="124"/>
      </w:r>
      <w:r>
        <w:t>-</w:t>
      </w:r>
      <w:r w:rsidR="00771283">
        <w:t>SSC</w:t>
      </w:r>
      <w:r>
        <w:t xml:space="preserve"> rating curves for turbidime</w:t>
      </w:r>
      <w:r w:rsidR="00771283">
        <w:t>ters in Faga'alu Stream. The VILLAGE-YSI rating</w:t>
      </w:r>
      <w:r w:rsidR="00B371B0">
        <w:t xml:space="preserve"> (red line)</w:t>
      </w:r>
      <w:r w:rsidR="00FA4F02">
        <w:t xml:space="preserve"> showed</w:t>
      </w:r>
      <w:r w:rsidR="00771283">
        <w:t xml:space="preserve"> </w:t>
      </w:r>
      <w:r w:rsidR="00FA4F02">
        <w:t xml:space="preserve">good fit over the full range of SSC samples, especially at higher NTU and SSC values, so it </w:t>
      </w:r>
      <w:r w:rsidR="00771283">
        <w:t>was used to convert turbidi</w:t>
      </w:r>
      <w:r w:rsidR="00FA4F02">
        <w:t xml:space="preserve">ty from all instruments to </w:t>
      </w:r>
      <w:commentRangeStart w:id="125"/>
      <w:commentRangeStart w:id="126"/>
      <w:commentRangeStart w:id="127"/>
      <w:r w:rsidR="00FA4F02">
        <w:t>SSC</w:t>
      </w:r>
      <w:commentRangeEnd w:id="125"/>
      <w:r w:rsidR="00656DED">
        <w:rPr>
          <w:rStyle w:val="CommentReference"/>
          <w:i w:val="0"/>
          <w:iCs w:val="0"/>
          <w:color w:val="auto"/>
        </w:rPr>
        <w:commentReference w:id="125"/>
      </w:r>
      <w:commentRangeEnd w:id="126"/>
      <w:commentRangeEnd w:id="127"/>
      <w:r w:rsidR="00656DED">
        <w:rPr>
          <w:rStyle w:val="CommentReference"/>
          <w:i w:val="0"/>
          <w:iCs w:val="0"/>
          <w:color w:val="auto"/>
        </w:rPr>
        <w:commentReference w:id="126"/>
      </w:r>
      <w:r w:rsidR="00656DED">
        <w:rPr>
          <w:rStyle w:val="CommentReference"/>
          <w:i w:val="0"/>
          <w:iCs w:val="0"/>
          <w:color w:val="auto"/>
        </w:rPr>
        <w:commentReference w:id="127"/>
      </w:r>
      <w:r w:rsidR="00DF5687">
        <w:t xml:space="preserve">. </w:t>
      </w:r>
    </w:p>
    <w:p w14:paraId="7D78093F" w14:textId="7F64148C" w:rsidR="00491BAA" w:rsidRDefault="00DF5687" w:rsidP="000023CD">
      <w:pPr>
        <w:pStyle w:val="Heading3"/>
      </w:pPr>
      <w:bookmarkStart w:id="128" w:name="_GoBack"/>
      <w:bookmarkEnd w:id="128"/>
      <w:r>
        <w:t xml:space="preserve">Storm </w:t>
      </w:r>
      <w:r w:rsidR="00491BAA">
        <w:t>Events</w:t>
      </w:r>
    </w:p>
    <w:p w14:paraId="2C106DEA" w14:textId="4FB16FEC" w:rsidR="00090FFD" w:rsidRPr="00090FFD" w:rsidRDefault="00A84C84" w:rsidP="000023CD">
      <w:pPr>
        <w:spacing w:after="120" w:line="240" w:lineRule="auto"/>
        <w:ind w:firstLine="720"/>
        <w:jc w:val="both"/>
      </w:pPr>
      <w:r>
        <w:t>Overall, eighty-</w:t>
      </w:r>
      <w:r w:rsidR="00BB777E">
        <w:t>nine storm events were identified from discharge data</w:t>
      </w:r>
      <w:r w:rsidR="00491BAA">
        <w:t xml:space="preserve"> from January, 2012, to March 2014</w:t>
      </w:r>
      <w:r w:rsidR="00771283">
        <w:t xml:space="preserve"> using the stage threshold method, and manual separation of complex storm events</w:t>
      </w:r>
      <w:r w:rsidR="00491BAA">
        <w:t xml:space="preserve"> (</w:t>
      </w:r>
      <w:r w:rsidR="00F26107">
        <w:fldChar w:fldCharType="begin"/>
      </w:r>
      <w:r w:rsidR="00F26107">
        <w:instrText xml:space="preserve"> REF _Ref388028451 \h </w:instrText>
      </w:r>
      <w:r w:rsidR="00F26107">
        <w:fldChar w:fldCharType="separate"/>
      </w:r>
      <w:r w:rsidR="00402F4A">
        <w:t xml:space="preserve">Figure </w:t>
      </w:r>
      <w:r w:rsidR="00402F4A">
        <w:rPr>
          <w:noProof/>
        </w:rPr>
        <w:t>9</w:t>
      </w:r>
      <w:r w:rsidR="00F26107">
        <w:fldChar w:fldCharType="end"/>
      </w:r>
      <w:r w:rsidR="00491BAA">
        <w:fldChar w:fldCharType="begin"/>
      </w:r>
      <w:r w:rsidR="00491BAA">
        <w:instrText xml:space="preserve"> REF _Ref386116121 \h </w:instrText>
      </w:r>
      <w:r w:rsidR="00491BAA">
        <w:fldChar w:fldCharType="end"/>
      </w:r>
      <w:r w:rsidR="00491BAA">
        <w:t>)</w:t>
      </w:r>
      <w:r w:rsidR="00BB777E">
        <w:t>. V</w:t>
      </w:r>
      <w:r w:rsidR="004476B5">
        <w:t>alid</w:t>
      </w:r>
      <w:r w:rsidR="00BB777E">
        <w:t xml:space="preserve"> discharge data was recorded during eighty-eight events at </w:t>
      </w:r>
      <w:r w:rsidR="00491BAA">
        <w:t xml:space="preserve">FOREST </w:t>
      </w:r>
      <w:r w:rsidR="00BB777E">
        <w:t xml:space="preserve">(upstream site), and seventy-two events at </w:t>
      </w:r>
      <w:r w:rsidR="00136B08">
        <w:t>VILLAGE</w:t>
      </w:r>
      <w:r w:rsidR="00BB777E">
        <w:t xml:space="preserve"> (downstream site)</w:t>
      </w:r>
      <w:r>
        <w:t xml:space="preserve">. </w:t>
      </w:r>
      <w:r w:rsidR="00BB777E">
        <w:t xml:space="preserve">Valid turbidity data was recorded during </w:t>
      </w:r>
      <w:r w:rsidR="0072442A">
        <w:t>fifty-five</w:t>
      </w:r>
      <w:r w:rsidR="00BB777E">
        <w:t xml:space="preserve"> events at </w:t>
      </w:r>
      <w:r w:rsidR="00491BAA">
        <w:t>FOREST</w:t>
      </w:r>
      <w:r w:rsidR="00BB777E">
        <w:t>, and t</w:t>
      </w:r>
      <w:r>
        <w:t xml:space="preserve">hirty events at </w:t>
      </w:r>
      <w:r w:rsidR="00136B08">
        <w:t>VILLAGE</w:t>
      </w:r>
      <w:r w:rsidR="004476B5">
        <w:t xml:space="preserve">. </w:t>
      </w:r>
      <w:r w:rsidR="00771283">
        <w:t>T</w:t>
      </w:r>
      <w:r w:rsidR="004476B5">
        <w:t>wenty</w:t>
      </w:r>
      <w:r w:rsidR="0072442A">
        <w:t>-</w:t>
      </w:r>
      <w:r w:rsidR="00D85162">
        <w:t>five</w:t>
      </w:r>
      <w:r w:rsidR="004476B5">
        <w:t xml:space="preserve"> events</w:t>
      </w:r>
      <w:r>
        <w:t xml:space="preserve"> had valid precipitation, discharge and turbidity data for both the </w:t>
      </w:r>
      <w:r w:rsidR="00D85162">
        <w:t xml:space="preserve">FOREST </w:t>
      </w:r>
      <w:r w:rsidR="00BB777E">
        <w:t xml:space="preserve">and </w:t>
      </w:r>
      <w:r w:rsidR="00136B08">
        <w:t>VILLAGE</w:t>
      </w:r>
      <w:r w:rsidR="00BB777E">
        <w:t xml:space="preserve"> to calculate and compare the sediment loading from the </w:t>
      </w:r>
      <w:r w:rsidR="00D85162">
        <w:t>UPPER</w:t>
      </w:r>
      <w:r w:rsidR="00BB777E">
        <w:t xml:space="preserve"> and </w:t>
      </w:r>
      <w:r w:rsidR="00D85162">
        <w:t xml:space="preserve">LOWER </w:t>
      </w:r>
      <w:r w:rsidR="00BB777E">
        <w:t>watersheds</w:t>
      </w:r>
      <w:r>
        <w:t xml:space="preserve">. </w:t>
      </w:r>
    </w:p>
    <w:p w14:paraId="257159F7" w14:textId="77777777" w:rsidR="00491BAA" w:rsidRDefault="00491BAA" w:rsidP="00491BAA">
      <w:pPr>
        <w:keepNext/>
      </w:pPr>
      <w:r>
        <w:rPr>
          <w:noProof/>
        </w:rPr>
        <w:drawing>
          <wp:inline distT="0" distB="0" distL="0" distR="0" wp14:anchorId="5A6F2E80" wp14:editId="006C74BB">
            <wp:extent cx="6074598" cy="26212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 Q NTU Time Series Both.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088921" cy="2627461"/>
                    </a:xfrm>
                    <a:prstGeom prst="rect">
                      <a:avLst/>
                    </a:prstGeom>
                    <a:ln>
                      <a:noFill/>
                    </a:ln>
                    <a:extLst>
                      <a:ext uri="{53640926-AAD7-44D8-BBD7-CCE9431645EC}">
                        <a14:shadowObscured xmlns:a14="http://schemas.microsoft.com/office/drawing/2010/main"/>
                      </a:ext>
                    </a:extLst>
                  </pic:spPr>
                </pic:pic>
              </a:graphicData>
            </a:graphic>
          </wp:inline>
        </w:drawing>
      </w:r>
    </w:p>
    <w:p w14:paraId="2267043A" w14:textId="77777777" w:rsidR="00DB59B7" w:rsidRDefault="00491BAA" w:rsidP="00DB59B7">
      <w:pPr>
        <w:pStyle w:val="Caption"/>
      </w:pPr>
      <w:bookmarkStart w:id="129" w:name="_Ref388028451"/>
      <w:r>
        <w:t xml:space="preserve">Figure </w:t>
      </w:r>
      <w:fldSimple w:instr=" SEQ Figure \* ARABIC ">
        <w:r w:rsidR="00402F4A">
          <w:rPr>
            <w:noProof/>
          </w:rPr>
          <w:t>9</w:t>
        </w:r>
      </w:fldSimple>
      <w:bookmarkEnd w:id="129"/>
      <w:r>
        <w:t xml:space="preserve"> </w:t>
      </w:r>
      <w:r w:rsidR="00914616">
        <w:t xml:space="preserve">Time series of </w:t>
      </w:r>
      <w:r w:rsidRPr="0077240A">
        <w:t>Precipitation, Discharge, and Turbidity recorded at the upstream (DAM) and downstream sites (</w:t>
      </w:r>
      <w:commentRangeStart w:id="130"/>
      <w:r w:rsidR="00914616">
        <w:t>VILLAGE</w:t>
      </w:r>
      <w:commentRangeEnd w:id="130"/>
      <w:r w:rsidR="00914616">
        <w:rPr>
          <w:rStyle w:val="CommentReference"/>
          <w:i w:val="0"/>
        </w:rPr>
        <w:commentReference w:id="130"/>
      </w:r>
      <w:r w:rsidRPr="0077240A">
        <w:t>) in Faga'alu over all three years</w:t>
      </w:r>
      <w:r>
        <w:t xml:space="preserve">. </w:t>
      </w:r>
      <w:commentRangeStart w:id="131"/>
      <w:r>
        <w:t>Dots in lower graph represent SSC grab samples (plotted on secondary y-axis). Storm Intervals are shaded in gray.</w:t>
      </w:r>
      <w:commentRangeEnd w:id="131"/>
      <w:r w:rsidR="00914616">
        <w:rPr>
          <w:rStyle w:val="CommentReference"/>
          <w:i w:val="0"/>
        </w:rPr>
        <w:commentReference w:id="131"/>
      </w:r>
    </w:p>
    <w:p w14:paraId="3DFE90EE" w14:textId="6519E954" w:rsidR="00AC7724" w:rsidRDefault="00AC7724" w:rsidP="00DB59B7">
      <w:pPr>
        <w:pStyle w:val="Heading2"/>
      </w:pPr>
      <w:r>
        <w:lastRenderedPageBreak/>
        <w:t>Rainfall-Runoff relationships</w:t>
      </w:r>
    </w:p>
    <w:p w14:paraId="43DE641A" w14:textId="605249B3" w:rsidR="004476B5" w:rsidRDefault="00CB6C03" w:rsidP="000023CD">
      <w:pPr>
        <w:ind w:firstLine="576"/>
        <w:jc w:val="both"/>
      </w:pPr>
      <w:commentRangeStart w:id="132"/>
      <w:r>
        <w:t xml:space="preserve">Since discharge is </w:t>
      </w:r>
      <w:r w:rsidR="009C1297">
        <w:t>a</w:t>
      </w:r>
      <w:r w:rsidR="00136B08">
        <w:t xml:space="preserve"> primary</w:t>
      </w:r>
      <w:r>
        <w:t xml:space="preserve"> control on sediment load calculations</w:t>
      </w:r>
      <w:r w:rsidR="009C1297">
        <w:t xml:space="preserve">, any change in the rainfall-runoff relationship could </w:t>
      </w:r>
      <w:r w:rsidR="00AC7724">
        <w:t>signify some change in the watershed functioning</w:t>
      </w:r>
      <w:r w:rsidR="00B371B0">
        <w:t>, or</w:t>
      </w:r>
      <w:r w:rsidR="00A533E8">
        <w:t xml:space="preserve"> complicate the use of event precipitation </w:t>
      </w:r>
      <w:r w:rsidR="008309B3">
        <w:t xml:space="preserve">variables as </w:t>
      </w:r>
      <w:r w:rsidR="00A533E8">
        <w:t>predictors of SSY</w:t>
      </w:r>
      <w:r w:rsidR="004476B5">
        <w:t xml:space="preserve">. For instance, increased impervious surface to limit surface erosion could increase </w:t>
      </w:r>
      <w:r w:rsidR="00A533E8">
        <w:t xml:space="preserve">Q </w:t>
      </w:r>
      <w:r w:rsidR="004476B5">
        <w:t xml:space="preserve">relative to </w:t>
      </w:r>
      <w:r w:rsidR="00A533E8">
        <w:t>P</w:t>
      </w:r>
      <w:r w:rsidR="004476B5">
        <w:t xml:space="preserve">, causing more channel erosion and increased </w:t>
      </w:r>
      <w:r w:rsidR="00A533E8">
        <w:t>SSY</w:t>
      </w:r>
      <w:r w:rsidR="004476B5">
        <w:t xml:space="preserve"> for the same storm size. This effect would be difficult to determine from the sediment rating curves alone</w:t>
      </w:r>
      <w:r w:rsidR="00A533E8">
        <w:t>, and would possibly appear as just increased scatter around the P</w:t>
      </w:r>
      <w:r w:rsidR="00B371B0">
        <w:t>recip</w:t>
      </w:r>
      <w:r w:rsidR="00A533E8">
        <w:t>-SSY regression line</w:t>
      </w:r>
      <w:r w:rsidR="004476B5">
        <w:t xml:space="preserve">. </w:t>
      </w:r>
      <w:commentRangeEnd w:id="132"/>
      <w:r w:rsidR="0015102A">
        <w:rPr>
          <w:rStyle w:val="CommentReference"/>
        </w:rPr>
        <w:commentReference w:id="132"/>
      </w:r>
    </w:p>
    <w:p w14:paraId="0F89A398" w14:textId="77777777" w:rsidR="00756766" w:rsidRDefault="00756766" w:rsidP="00756766">
      <w:pPr>
        <w:keepNext/>
      </w:pPr>
      <w:r>
        <w:rPr>
          <w:noProof/>
        </w:rPr>
        <w:drawing>
          <wp:inline distT="0" distB="0" distL="0" distR="0" wp14:anchorId="27C59464" wp14:editId="568D8334">
            <wp:extent cx="5869412" cy="2577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QyearsBOT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9412" cy="2577615"/>
                    </a:xfrm>
                    <a:prstGeom prst="rect">
                      <a:avLst/>
                    </a:prstGeom>
                  </pic:spPr>
                </pic:pic>
              </a:graphicData>
            </a:graphic>
          </wp:inline>
        </w:drawing>
      </w:r>
    </w:p>
    <w:p w14:paraId="1482AAE1" w14:textId="7B8C89C9" w:rsidR="00756766" w:rsidRDefault="00756766" w:rsidP="00756766">
      <w:pPr>
        <w:pStyle w:val="Caption"/>
      </w:pPr>
      <w:bookmarkStart w:id="133" w:name="_Ref386538432"/>
      <w:r>
        <w:t xml:space="preserve">Figure </w:t>
      </w:r>
      <w:fldSimple w:instr=" SEQ Figure \* ARABIC ">
        <w:r w:rsidR="00402F4A">
          <w:rPr>
            <w:noProof/>
          </w:rPr>
          <w:t>10</w:t>
        </w:r>
      </w:fldSimple>
      <w:bookmarkEnd w:id="133"/>
      <w:r>
        <w:t>. Rainfall-Runoff relationship for the Upstream (</w:t>
      </w:r>
      <w:r w:rsidR="00E55A50">
        <w:t>FOREST</w:t>
      </w:r>
      <w:r>
        <w:t>) and Downstream (</w:t>
      </w:r>
      <w:r w:rsidR="00E55A50">
        <w:t>VILLAGE</w:t>
      </w:r>
      <w:r>
        <w:t>) ga</w:t>
      </w:r>
      <w:r w:rsidR="00E55A50">
        <w:t>u</w:t>
      </w:r>
      <w:r>
        <w:t>ging sites. Storms in 2013 (</w:t>
      </w:r>
      <w:r w:rsidR="0015102A">
        <w:t xml:space="preserve">yellow </w:t>
      </w:r>
      <w:r>
        <w:t xml:space="preserve">dots) appear mostly in the lower part of the data point cloud, </w:t>
      </w:r>
      <w:commentRangeStart w:id="134"/>
      <w:commentRangeStart w:id="135"/>
      <w:r>
        <w:t>indicating a possible change in the rainfall/runoff relationship</w:t>
      </w:r>
      <w:commentRangeEnd w:id="134"/>
      <w:r w:rsidR="0015102A">
        <w:rPr>
          <w:rStyle w:val="CommentReference"/>
          <w:i w:val="0"/>
          <w:iCs w:val="0"/>
          <w:color w:val="auto"/>
        </w:rPr>
        <w:commentReference w:id="134"/>
      </w:r>
      <w:commentRangeEnd w:id="135"/>
      <w:r w:rsidR="00C36C61">
        <w:rPr>
          <w:rStyle w:val="CommentReference"/>
          <w:i w:val="0"/>
          <w:iCs w:val="0"/>
          <w:color w:val="auto"/>
        </w:rPr>
        <w:commentReference w:id="135"/>
      </w:r>
      <w:r>
        <w:t xml:space="preserve">. It is difficult to tell since there are no large storm events during the 2014 data. </w:t>
      </w:r>
      <w:r w:rsidR="0015102A">
        <w:t xml:space="preserve">  Dot size is proportional </w:t>
      </w:r>
      <w:commentRangeStart w:id="136"/>
      <w:commentRangeStart w:id="137"/>
      <w:r w:rsidR="0015102A">
        <w:t>to</w:t>
      </w:r>
      <w:commentRangeEnd w:id="136"/>
      <w:r w:rsidR="0015102A">
        <w:rPr>
          <w:rStyle w:val="CommentReference"/>
          <w:i w:val="0"/>
          <w:iCs w:val="0"/>
          <w:color w:val="auto"/>
        </w:rPr>
        <w:commentReference w:id="136"/>
      </w:r>
      <w:commentRangeEnd w:id="137"/>
      <w:r w:rsidR="00C36C61">
        <w:rPr>
          <w:rStyle w:val="CommentReference"/>
          <w:i w:val="0"/>
          <w:iCs w:val="0"/>
          <w:color w:val="auto"/>
        </w:rPr>
        <w:commentReference w:id="137"/>
      </w:r>
      <w:r w:rsidR="0015102A">
        <w:t>…</w:t>
      </w:r>
    </w:p>
    <w:p w14:paraId="15892675" w14:textId="037B034A" w:rsidR="004476B5" w:rsidRDefault="009C1297" w:rsidP="000023CD">
      <w:pPr>
        <w:ind w:firstLine="720"/>
        <w:jc w:val="both"/>
      </w:pPr>
      <w:r>
        <w:t xml:space="preserve">The rainfall-runoff relationship </w:t>
      </w:r>
      <w:r w:rsidR="000C3E8D">
        <w:t xml:space="preserve">at both </w:t>
      </w:r>
      <w:r w:rsidR="00CB6C03">
        <w:t xml:space="preserve">upstream and downstream </w:t>
      </w:r>
      <w:r w:rsidR="000C3E8D">
        <w:t xml:space="preserve">locations is </w:t>
      </w:r>
      <w:r>
        <w:t xml:space="preserve">fairly linear, and </w:t>
      </w:r>
      <w:r w:rsidR="000C3E8D">
        <w:t xml:space="preserve">mostly </w:t>
      </w:r>
      <w:r>
        <w:t>constant from year t</w:t>
      </w:r>
      <w:r w:rsidR="00756766">
        <w:t>o year at the downstream site (VILLAGE</w:t>
      </w:r>
      <w:r>
        <w:t>)</w:t>
      </w:r>
      <w:r w:rsidR="00CB6C03">
        <w:t>(</w:t>
      </w:r>
      <w:r w:rsidR="00CB6C03">
        <w:fldChar w:fldCharType="begin"/>
      </w:r>
      <w:r w:rsidR="00CB6C03">
        <w:instrText xml:space="preserve"> REF _Ref386538432 \h </w:instrText>
      </w:r>
      <w:r w:rsidR="00B371B0">
        <w:instrText xml:space="preserve"> \* MERGEFORMAT </w:instrText>
      </w:r>
      <w:r w:rsidR="00CB6C03">
        <w:fldChar w:fldCharType="separate"/>
      </w:r>
      <w:r w:rsidR="00402F4A">
        <w:t xml:space="preserve">Figure </w:t>
      </w:r>
      <w:r w:rsidR="00402F4A">
        <w:rPr>
          <w:noProof/>
        </w:rPr>
        <w:t>10</w:t>
      </w:r>
      <w:r w:rsidR="00CB6C03">
        <w:fldChar w:fldCharType="end"/>
      </w:r>
      <w:r w:rsidR="00CB6C03">
        <w:t>)</w:t>
      </w:r>
      <w:r>
        <w:t>. The rainfall-runoff relationship appears to have changed slightly at the upstream site (</w:t>
      </w:r>
      <w:r w:rsidR="00A533E8">
        <w:t>FOREST</w:t>
      </w:r>
      <w:r>
        <w:t xml:space="preserve">) </w:t>
      </w:r>
      <w:r w:rsidR="000C3E8D">
        <w:t xml:space="preserve">for storm events during </w:t>
      </w:r>
      <w:r>
        <w:t xml:space="preserve">the third field campaign </w:t>
      </w:r>
      <w:r w:rsidR="000C3E8D">
        <w:t xml:space="preserve">in 2014 </w:t>
      </w:r>
      <w:r>
        <w:t>(</w:t>
      </w:r>
      <w:r w:rsidR="000C3E8D">
        <w:fldChar w:fldCharType="begin"/>
      </w:r>
      <w:r w:rsidR="000C3E8D">
        <w:instrText xml:space="preserve"> REF _Ref386538432 \h </w:instrText>
      </w:r>
      <w:r w:rsidR="00B371B0">
        <w:instrText xml:space="preserve"> \* MERGEFORMAT </w:instrText>
      </w:r>
      <w:r w:rsidR="000C3E8D">
        <w:fldChar w:fldCharType="separate"/>
      </w:r>
      <w:r w:rsidR="00402F4A">
        <w:t xml:space="preserve">Figure </w:t>
      </w:r>
      <w:r w:rsidR="00402F4A">
        <w:rPr>
          <w:noProof/>
        </w:rPr>
        <w:t>10</w:t>
      </w:r>
      <w:r w:rsidR="000C3E8D">
        <w:fldChar w:fldCharType="end"/>
      </w:r>
      <w:r>
        <w:t>). This decrease in runoff could have been a consequence of</w:t>
      </w:r>
      <w:r w:rsidR="00756766">
        <w:t xml:space="preserve"> unusually</w:t>
      </w:r>
      <w:r>
        <w:t xml:space="preserve"> dr</w:t>
      </w:r>
      <w:r w:rsidR="00756766">
        <w:t>y</w:t>
      </w:r>
      <w:r>
        <w:t xml:space="preserve"> </w:t>
      </w:r>
      <w:r w:rsidR="00756766">
        <w:t xml:space="preserve">antecedent moisture conditions, </w:t>
      </w:r>
      <w:r w:rsidR="000C3E8D">
        <w:t>increased ET, increased interception due to vegetation growth, or upstream impoundment in the defunct dam structures</w:t>
      </w:r>
      <w:r>
        <w:t>.</w:t>
      </w:r>
      <w:r w:rsidR="004476B5" w:rsidRPr="004476B5">
        <w:t xml:space="preserve"> </w:t>
      </w:r>
    </w:p>
    <w:p w14:paraId="764B06BF" w14:textId="60065408" w:rsidR="00C51457" w:rsidRDefault="004476B5" w:rsidP="00C51457">
      <w:pPr>
        <w:pStyle w:val="NoSpacing"/>
        <w:ind w:firstLine="576"/>
        <w:jc w:val="both"/>
      </w:pPr>
      <w:commentRangeStart w:id="138"/>
      <w:commentRangeStart w:id="139"/>
      <w:r>
        <w:t xml:space="preserve">In addition to the structure used as a </w:t>
      </w:r>
      <w:r w:rsidR="00756766">
        <w:t xml:space="preserve">discharge </w:t>
      </w:r>
      <w:r>
        <w:t>ga</w:t>
      </w:r>
      <w:r w:rsidR="00756766">
        <w:t>u</w:t>
      </w:r>
      <w:r>
        <w:t xml:space="preserve">ging site at </w:t>
      </w:r>
      <w:r w:rsidR="00A533E8">
        <w:t>FOREST</w:t>
      </w:r>
      <w:r>
        <w:t>, Faga’alu stream was dammed at 3 locations above the village: 1) Matafao Dam (ele. 244 m) near the base of Mt. Matafao, draining 0.20 km</w:t>
      </w:r>
      <w:r w:rsidRPr="008773F9">
        <w:rPr>
          <w:vertAlign w:val="superscript"/>
        </w:rPr>
        <w:t>2</w:t>
      </w:r>
      <w:r>
        <w:t>, 2) Vaitanoa Dam at Virgin Falls (ele. 140 m), draining an additional 0.44 km</w:t>
      </w:r>
      <w:r w:rsidRPr="008773F9">
        <w:rPr>
          <w:vertAlign w:val="superscript"/>
        </w:rPr>
        <w:t>2</w:t>
      </w:r>
      <w:r>
        <w:t>,</w:t>
      </w:r>
      <w:r w:rsidR="000F0749">
        <w:t xml:space="preserve"> and</w:t>
      </w:r>
      <w:r>
        <w:t xml:space="preserve"> 3) a small unnamed dam below Vaitanoa Dam at ele. 100m. Matafao Dam was</w:t>
      </w:r>
      <w:r w:rsidRPr="00A96977">
        <w:t xml:space="preserve"> </w:t>
      </w:r>
      <w:r>
        <w:t>constructed in 1917 for water supply to the Pago Pago Navy base, impounding a reservoir with initial capacity of 1.7 million gallons (6,400 m</w:t>
      </w:r>
      <w:r w:rsidRPr="007D3376">
        <w:rPr>
          <w:vertAlign w:val="superscript"/>
        </w:rPr>
        <w:t>3</w:t>
      </w:r>
      <w:r>
        <w:t xml:space="preserve">) and piping the flow out of the watershed to a hydropower and water filtration plant in Fagatogo. In the early 1940’s the Navy replaced the original cement tube pipeline and hydropower house with cast iron pipe but it is unknown when the scheme fell out of use </w:t>
      </w:r>
      <w:r>
        <w:fldChar w:fldCharType="begin" w:fldLock="1"/>
      </w:r>
      <w:r w:rsidR="003169E1">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"id" : "ITEM-2", "itemData" : { "author" : [ { "dropping-particle" : "", "family" : "URS Company", "given" : "", "non-dropping-particle" : "", "parse-names" : false, "suffix" : "" } ], "id" : "ITEM-2", "issued" : { "date-parts" : [ [ "1978" ] ] }, "publisher" : "Coastal Zone Information Center", "publisher-place" : "Honolulu, HI", "title" : "American Samoa Water Resources Study: Assessment of Water Systems American Samoa", "type" : "report" }, "uris" : [ "http://www.mendeley.com/documents/?uuid=0856a97f-4ab9-475f-874d-e17b24578b98" ] } ], "mendeley" : { "previouslyFormattedCitation" : "(Tonkin &amp; Taylor International Ltd., 1989; URS Company, 1978)" }, "properties" : { "noteIndex" : 0 }, "schema" : "https://github.com/citation-style-language/schema/raw/master/csl-citation.json" }</w:instrText>
      </w:r>
      <w:r>
        <w:fldChar w:fldCharType="separate"/>
      </w:r>
      <w:r w:rsidR="00FC7C8C" w:rsidRPr="00FC7C8C">
        <w:rPr>
          <w:noProof/>
        </w:rPr>
        <w:t>(Tonkin &amp; Taylor International Ltd., 1989; URS Company, 1978)</w:t>
      </w:r>
      <w:r>
        <w:fldChar w:fldCharType="end"/>
      </w:r>
      <w:r>
        <w:t xml:space="preserve">. Remote sensing and a site visit on 6/21/13 confirmed the reservoir is still filling to the spillway crest with water and routing some flow to the Fagatogo site, though the amount is much less than the 10 in. diameter pipes conveyance capacity and the flow rate variability is unknown. A previous site visit on 2/21/13 by American Samoa Power Authority (ASPA) found the reservoir empty of </w:t>
      </w:r>
      <w:r>
        <w:lastRenderedPageBreak/>
        <w:t xml:space="preserve">water but filled with an estimated 3-5 meters of fine sediment </w:t>
      </w:r>
      <w:r>
        <w:fldChar w:fldCharType="begin" w:fldLock="1"/>
      </w:r>
      <w:r w:rsidR="003169E1">
        <w:instrText>ADDIN CSL_CITATION { "citationItems" : [ { "id" : "ITEM-1", "itemData" : { "author" : [ { "dropping-particle" : "", "family" : "Kearns", "given" : "Robert", "non-dropping-particle" : "", "parse-names" : false, "suffix" : "" } ], "id" : "ITEM-1", "issued" : { "date-parts" : [ [ "2013" ] ] }, "note" : "        From: Robert Kerns \n        Sent: Thursday, March 14, 2013 7:45 AM\n        To: Kristine Bucchianeri\n        Cc: Adriell Shrikissoon; Tim Bodell [tbodell@gmail.com]; David Herdrich [tavita22@me.com]; Joachim Fong\n        Subject: Re: Faga'alu Watershed \nHi Kristine, \nDave Herdrich, Tim Bodell, Adriell Shrikissoon, myself and 3 hardy ASPA water operators/guides hiked up to the Matafao reservoir.\u00a0 We found, to our surprise, the reservoir was empty on account of a busted drain valve.\u00a0 We estimate about 10-15' of sediment settled behind the dam.\u00a0 Adriell can share some choice pictures if you'd like.\u00a0 We wanted to hike down the stream bed\u00a0to visit the other, lower two dams but ran out of time and energy, so we have no idea of their status.\u00a0 We also discovered another pipe enroute to Matafao which most likely runs to some other water catchment.\u00a0 A return to investigate this other pipeline is needed as well as the\u00a02\u00a0lower reservoirs.\u00a0\nRegarding funding needs, in short, as has been stated previously, there\u00a0is significant infrastructure in the Faga'alu watershed that needs assessment of its structural condition and determination of its feasibility to\u00a0continue to provide water and energy resources to the Territory.\u00a0\u00a0This\u00a0assessment is needed\u00a0soon since any failure could lead to serious effects to life, property and\u00a0the Faga'alu reefs in the lower watershed.\u00a0 Any funding\u00a0would be first applied to this assessment. \nHope this helps.\u00a0 Please let me know should you require any additional information.\u00a0 Thanks!", "title" : "Personal Communication", "type" : "article" }, "uris" : [ "http://www.mendeley.com/documents/?uuid=bb763ba0-37d3-4822-b72e-648faca5031c" ] } ], "mendeley" : { "previouslyFormattedCitation" : "(Kearns, 2013)" }, "properties" : { "noteIndex" : 0 }, "schema" : "https://github.com/citation-style-language/schema/raw/master/csl-citation.json" }</w:instrText>
      </w:r>
      <w:r>
        <w:fldChar w:fldCharType="separate"/>
      </w:r>
      <w:r w:rsidR="00FC7C8C" w:rsidRPr="00FC7C8C">
        <w:rPr>
          <w:noProof/>
        </w:rPr>
        <w:t>(Kearns, 2013)</w:t>
      </w:r>
      <w:r>
        <w:fldChar w:fldCharType="end"/>
      </w:r>
      <w:r>
        <w:t xml:space="preserve">. Interviews with local maintenance staff and historical photos confirmed the Matafao Reservoir was actively maintained and cleaned of sediment until the early </w:t>
      </w:r>
      <w:r w:rsidR="000F0749">
        <w:t>19</w:t>
      </w:r>
      <w:r>
        <w:t>70’s.</w:t>
      </w:r>
      <w:r w:rsidR="000F0749">
        <w:t xml:space="preserve"> </w:t>
      </w:r>
      <w:r>
        <w:t>The Vaitanoa (</w:t>
      </w:r>
      <w:r w:rsidR="000F0749">
        <w:t xml:space="preserve">aka </w:t>
      </w:r>
      <w:r>
        <w:t>Virgin Falls) Dam, was built in 1964 to provide drinking water but the pipe was not completed as of 10/19/89, and a stockpile of some 40 8 in. diameter</w:t>
      </w:r>
      <w:r w:rsidR="000F0749">
        <w:t xml:space="preserve"> by 8 ft. length</w:t>
      </w:r>
      <w:r>
        <w:t xml:space="preserve"> asbestos-cement pipes was found on the streambanks. The Vaitanoa Reservoir had a design volume of 4.5 million gallons (17,000m</w:t>
      </w:r>
      <w:r w:rsidRPr="007567FB">
        <w:rPr>
          <w:vertAlign w:val="superscript"/>
        </w:rPr>
        <w:t>3</w:t>
      </w:r>
      <w:r>
        <w:t xml:space="preserve">), but is assumed to be full of sediment since the drainage valves were never opened and the reservoir was overtopping the spillway as of 10/18/89 </w:t>
      </w:r>
      <w:r>
        <w:fldChar w:fldCharType="begin" w:fldLock="1"/>
      </w:r>
      <w:r w:rsidR="003169E1">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fldChar w:fldCharType="separate"/>
      </w:r>
      <w:r w:rsidR="00FC7C8C" w:rsidRPr="00FC7C8C">
        <w:rPr>
          <w:noProof/>
        </w:rPr>
        <w:t>(Tonkin &amp; Taylor International Ltd., 1989)</w:t>
      </w:r>
      <w:r>
        <w:fldChar w:fldCharType="end"/>
      </w:r>
      <w:r>
        <w:t xml:space="preserve">. A low masonry weir was also constructed downstream of the Vaitanoa Dam, but not connected to any piping. </w:t>
      </w:r>
      <w:r w:rsidR="00756766">
        <w:t>Informant interviews</w:t>
      </w:r>
      <w:r w:rsidR="000C3E8D">
        <w:t xml:space="preserve"> and field visits have documented changing reservoir levels at Matafao Reservoir </w:t>
      </w:r>
      <w:r>
        <w:t xml:space="preserve">but </w:t>
      </w:r>
      <w:r w:rsidR="000C3E8D">
        <w:t>reservoir levels at Vaitanoa Reservoir are unknown</w:t>
      </w:r>
      <w:r w:rsidR="000F0749">
        <w:t xml:space="preserve">. </w:t>
      </w:r>
      <w:r w:rsidR="005A1A82">
        <w:t>Access to these sites is extremely difficult and dangerous so regular visits or instrumentation was not possible.</w:t>
      </w:r>
      <w:commentRangeEnd w:id="138"/>
      <w:r w:rsidR="001856BC">
        <w:rPr>
          <w:rStyle w:val="CommentReference"/>
          <w:rFonts w:asciiTheme="minorHAnsi" w:eastAsiaTheme="minorHAnsi" w:hAnsiTheme="minorHAnsi" w:cstheme="minorBidi"/>
        </w:rPr>
        <w:commentReference w:id="138"/>
      </w:r>
      <w:commentRangeEnd w:id="139"/>
      <w:r w:rsidR="00C36C61">
        <w:rPr>
          <w:rStyle w:val="CommentReference"/>
          <w:rFonts w:asciiTheme="minorHAnsi" w:eastAsiaTheme="minorHAnsi" w:hAnsiTheme="minorHAnsi" w:cstheme="minorBidi"/>
        </w:rPr>
        <w:commentReference w:id="139"/>
      </w:r>
    </w:p>
    <w:p w14:paraId="54A49839" w14:textId="4356A5CD" w:rsidR="00C51457" w:rsidRDefault="00A316BC" w:rsidP="00C51457">
      <w:pPr>
        <w:pStyle w:val="Heading2"/>
      </w:pPr>
      <w:bookmarkStart w:id="140" w:name="_Ref388026711"/>
      <w:r>
        <w:t>Comparing SSY from disturbed and undisturbed subwatersheds</w:t>
      </w:r>
      <w:bookmarkEnd w:id="140"/>
    </w:p>
    <w:p w14:paraId="6B3C6D3F" w14:textId="0716D979" w:rsidR="00F875D3" w:rsidRDefault="00F875D3" w:rsidP="000023CD">
      <w:pPr>
        <w:ind w:firstLine="576"/>
        <w:jc w:val="both"/>
      </w:pPr>
      <w:r>
        <w:t xml:space="preserve">Two approaches were used to determine how much SSY from Faga’alu is contributed by the undisturbed and human-disturbed areas: a sediment budget and a comparison of event-based sediment rating curves (see section </w:t>
      </w:r>
      <w:r>
        <w:fldChar w:fldCharType="begin"/>
      </w:r>
      <w:r>
        <w:instrText xml:space="preserve"> REF _Ref388024560 \r \h </w:instrText>
      </w:r>
      <w:r w:rsidR="00885FFD">
        <w:instrText xml:space="preserve"> \* MERGEFORMAT </w:instrText>
      </w:r>
      <w:r>
        <w:fldChar w:fldCharType="separate"/>
      </w:r>
      <w:r w:rsidR="00145851">
        <w:t>3.5</w:t>
      </w:r>
      <w:r>
        <w:fldChar w:fldCharType="end"/>
      </w:r>
      <w:r>
        <w:t xml:space="preserve">). </w:t>
      </w:r>
    </w:p>
    <w:p w14:paraId="79B4FCBF" w14:textId="70DFEBAD" w:rsidR="006467A7" w:rsidRDefault="006467A7" w:rsidP="006467A7">
      <w:pPr>
        <w:pStyle w:val="Heading3"/>
      </w:pPr>
      <w:r>
        <w:t>Sediment Budget</w:t>
      </w:r>
    </w:p>
    <w:p w14:paraId="245F4480" w14:textId="048DEA85" w:rsidR="00145851" w:rsidRDefault="00145851" w:rsidP="00885FFD">
      <w:pPr>
        <w:ind w:firstLine="576"/>
        <w:jc w:val="both"/>
      </w:pPr>
      <w:r>
        <w:t>A sediment budget approach was first used to determine how much total sediment loading to the Bay is contributed by the upper, undisturbed subwatershed (UPPER), and the lower, human-disturbed subwatershed (LOWER) for storm events with data measured at both locations (FOREST and VILLAGE)(</w:t>
      </w:r>
      <w:r>
        <w:fldChar w:fldCharType="begin"/>
      </w:r>
      <w:r>
        <w:instrText xml:space="preserve"> REF _Ref387996184 \h  \* MERGEFORMAT </w:instrText>
      </w:r>
      <w:r>
        <w:fldChar w:fldCharType="separate"/>
      </w:r>
      <w:r>
        <w:t xml:space="preserve">Figure </w:t>
      </w:r>
      <w:r>
        <w:rPr>
          <w:noProof/>
        </w:rPr>
        <w:t>3</w:t>
      </w:r>
      <w:r>
        <w:fldChar w:fldCharType="end"/>
      </w:r>
      <w:r>
        <w:t>). SSY from the LOWER watershed (SSY</w:t>
      </w:r>
      <w:r w:rsidRPr="00EE660F">
        <w:rPr>
          <w:vertAlign w:val="subscript"/>
        </w:rPr>
        <w:t>Lower</w:t>
      </w:r>
      <w:r>
        <w:t>) was calculated by subtracting SSY measured at FOREST from SSY measured at VILLAGE (SSY</w:t>
      </w:r>
      <w:r w:rsidRPr="00EE660F">
        <w:rPr>
          <w:vertAlign w:val="subscript"/>
        </w:rPr>
        <w:t>Lower</w:t>
      </w:r>
      <w:r>
        <w:t xml:space="preserve"> = SSY</w:t>
      </w:r>
      <w:r w:rsidRPr="00EE660F">
        <w:rPr>
          <w:vertAlign w:val="subscript"/>
        </w:rPr>
        <w:t>VILLAGE</w:t>
      </w:r>
      <w:r>
        <w:t xml:space="preserve"> – SSY</w:t>
      </w:r>
      <w:r>
        <w:rPr>
          <w:vertAlign w:val="subscript"/>
        </w:rPr>
        <w:t>FOREST</w:t>
      </w:r>
      <w:r>
        <w:t>).</w:t>
      </w:r>
    </w:p>
    <w:p w14:paraId="394C2533" w14:textId="352F9250" w:rsidR="00AB438D" w:rsidRDefault="00C51457" w:rsidP="00885FFD">
      <w:pPr>
        <w:ind w:firstLine="576"/>
        <w:jc w:val="both"/>
      </w:pPr>
      <w:r>
        <w:t xml:space="preserve">SSY from the </w:t>
      </w:r>
      <w:r w:rsidR="00F875D3">
        <w:t>UPPER</w:t>
      </w:r>
      <w:r>
        <w:t xml:space="preserve"> watershed (SSY</w:t>
      </w:r>
      <w:r w:rsidRPr="000023CD">
        <w:rPr>
          <w:vertAlign w:val="subscript"/>
        </w:rPr>
        <w:t>UPPER</w:t>
      </w:r>
      <w:r>
        <w:t xml:space="preserve">) accounted for an average of 17% of Total Sediment Loading to the Bay, while sediment yield from the Lower watershed </w:t>
      </w:r>
      <w:r w:rsidR="00F875D3">
        <w:t>(SSY</w:t>
      </w:r>
      <w:r w:rsidR="00F875D3" w:rsidRPr="00EE660F">
        <w:rPr>
          <w:vertAlign w:val="subscript"/>
        </w:rPr>
        <w:t>Lower</w:t>
      </w:r>
      <w:r w:rsidR="00F875D3">
        <w:t xml:space="preserve">) </w:t>
      </w:r>
      <w:r>
        <w:t xml:space="preserve">accounted for an average of 83% of Total Sediment Loading </w:t>
      </w:r>
      <w:r w:rsidR="00F875D3">
        <w:t>(SSY</w:t>
      </w:r>
      <w:r w:rsidR="00F875D3">
        <w:rPr>
          <w:vertAlign w:val="subscript"/>
        </w:rPr>
        <w:t>Total</w:t>
      </w:r>
      <w:r w:rsidR="00F875D3">
        <w:t xml:space="preserve">) </w:t>
      </w:r>
      <w:r>
        <w:t>(</w:t>
      </w:r>
      <w:r>
        <w:fldChar w:fldCharType="begin"/>
      </w:r>
      <w:r>
        <w:instrText xml:space="preserve"> REF _Ref386736109 \h </w:instrText>
      </w:r>
      <w:r w:rsidR="00885FFD">
        <w:instrText xml:space="preserve"> \* MERGEFORMAT </w:instrText>
      </w:r>
      <w:r>
        <w:fldChar w:fldCharType="separate"/>
      </w:r>
      <w:r w:rsidR="00402F4A">
        <w:t xml:space="preserve">Table </w:t>
      </w:r>
      <w:r w:rsidR="00402F4A">
        <w:rPr>
          <w:noProof/>
        </w:rPr>
        <w:t>3</w:t>
      </w:r>
      <w:r>
        <w:fldChar w:fldCharType="end"/>
      </w:r>
      <w:r>
        <w:t xml:space="preserve">). </w:t>
      </w:r>
      <w:commentRangeStart w:id="141"/>
      <w:r>
        <w:t xml:space="preserve">The </w:t>
      </w:r>
      <w:r w:rsidR="00F875D3">
        <w:t xml:space="preserve">UPPER </w:t>
      </w:r>
      <w:r>
        <w:t>watershed is 0.9</w:t>
      </w:r>
      <w:r w:rsidR="00AB438D">
        <w:t>0</w:t>
      </w:r>
      <w:r>
        <w:t>km</w:t>
      </w:r>
      <w:r w:rsidRPr="00D601C0">
        <w:rPr>
          <w:vertAlign w:val="superscript"/>
        </w:rPr>
        <w:t>2</w:t>
      </w:r>
      <w:r>
        <w:t xml:space="preserve"> and the </w:t>
      </w:r>
      <w:r w:rsidR="00F875D3">
        <w:t xml:space="preserve">LOWER </w:t>
      </w:r>
      <w:r>
        <w:t>watershed is 0.88km</w:t>
      </w:r>
      <w:r w:rsidRPr="00D601C0">
        <w:rPr>
          <w:vertAlign w:val="superscript"/>
        </w:rPr>
        <w:t>2</w:t>
      </w:r>
      <w:r>
        <w:t xml:space="preserve"> so we can assume that the same fraction</w:t>
      </w:r>
      <w:r w:rsidR="008A19C3">
        <w:t xml:space="preserve"> of total sediment loading, ~17</w:t>
      </w:r>
      <w:r>
        <w:t>%, is from undisturbed forest in the</w:t>
      </w:r>
      <w:r w:rsidR="008A19C3">
        <w:t xml:space="preserve"> LOWER</w:t>
      </w:r>
      <w:r>
        <w:t xml:space="preserve"> watershed. Therefore, </w:t>
      </w:r>
      <w:r w:rsidR="008A19C3">
        <w:t>17</w:t>
      </w:r>
      <w:r>
        <w:t xml:space="preserve">% of total sediment loading is from undisturbed areas in the </w:t>
      </w:r>
      <w:r w:rsidR="008A19C3">
        <w:t xml:space="preserve">UPPER </w:t>
      </w:r>
      <w:r>
        <w:t xml:space="preserve">watershed, </w:t>
      </w:r>
      <w:r w:rsidR="008A19C3">
        <w:t>~17</w:t>
      </w:r>
      <w:r>
        <w:t xml:space="preserve">% of total sediment loading is from the undisturbed areas in the </w:t>
      </w:r>
      <w:r w:rsidR="008A19C3">
        <w:t>LOWER</w:t>
      </w:r>
      <w:r>
        <w:t xml:space="preserve"> watershed, and the remaining </w:t>
      </w:r>
      <w:r w:rsidR="008A19C3">
        <w:t>~</w:t>
      </w:r>
      <w:r>
        <w:t>6</w:t>
      </w:r>
      <w:r w:rsidR="008A19C3">
        <w:t>6</w:t>
      </w:r>
      <w:r>
        <w:t xml:space="preserve">% of total sediment loading must then be contributed by the quarry and other disturbed areas in the </w:t>
      </w:r>
      <w:r w:rsidR="008A19C3">
        <w:t xml:space="preserve">LOWER </w:t>
      </w:r>
      <w:r>
        <w:t xml:space="preserve">watershed. A rough estimate then is the disturbed areas in the </w:t>
      </w:r>
      <w:r w:rsidR="008A19C3">
        <w:t>LOWER</w:t>
      </w:r>
      <w:r>
        <w:t xml:space="preserve"> watershed account for a </w:t>
      </w:r>
      <w:r w:rsidR="008A19C3">
        <w:t>~200</w:t>
      </w:r>
      <w:r>
        <w:t>% increase in sediment loading above natural conditions to Faga’alu Bay.</w:t>
      </w:r>
      <w:commentRangeEnd w:id="141"/>
      <w:r w:rsidR="00AB438D">
        <w:rPr>
          <w:rStyle w:val="CommentReference"/>
        </w:rPr>
        <w:commentReference w:id="141"/>
      </w:r>
      <w:r w:rsidR="008A19C3">
        <w:t xml:space="preserve"> This is a considerably rough and uncertain estimate, however, since it assumes SSY from natural areas in the LOWER watershed is similar to SSY from natural areas in the UPPER watershed, doesn’t account for the slight difference in watershed size and assumes there is as much undisturbed area in the LOWER watershed as the UPPER watershed. </w:t>
      </w:r>
    </w:p>
    <w:p w14:paraId="0D0D4DC3" w14:textId="0E3CB728" w:rsidR="008309B3" w:rsidRDefault="00C51457" w:rsidP="00C51457">
      <w:pPr>
        <w:pStyle w:val="Caption"/>
        <w:keepNext/>
      </w:pPr>
      <w:bookmarkStart w:id="142" w:name="_Ref386736109"/>
      <w:r>
        <w:lastRenderedPageBreak/>
        <w:t xml:space="preserve">Table </w:t>
      </w:r>
      <w:fldSimple w:instr=" SEQ Table \* ARABIC ">
        <w:r w:rsidR="00AC2A16">
          <w:rPr>
            <w:noProof/>
          </w:rPr>
          <w:t>3</w:t>
        </w:r>
      </w:fldSimple>
      <w:bookmarkEnd w:id="142"/>
      <w:r>
        <w:t xml:space="preserve">. </w:t>
      </w:r>
      <w:r w:rsidR="00885FFD">
        <w:t xml:space="preserve">Suspended </w:t>
      </w:r>
      <w:r>
        <w:t>Sediment Load by storm</w:t>
      </w:r>
      <w:r w:rsidR="00885FFD">
        <w:t xml:space="preserve"> event</w:t>
      </w:r>
      <w:r>
        <w:t xml:space="preserve"> and percent contribution from Upper, Lower, and Total Watersheds.</w:t>
      </w:r>
    </w:p>
    <w:p w14:paraId="7E9BBEFC" w14:textId="1B4058B3" w:rsidR="00F25EAF" w:rsidRDefault="008309B3" w:rsidP="000023CD">
      <w:pPr>
        <w:pStyle w:val="NoSpacing"/>
        <w:jc w:val="both"/>
      </w:pPr>
      <w:r>
        <w:rPr>
          <w:rFonts w:ascii="Courier New" w:hAnsi="Courier New" w:cs="Courier New"/>
          <w:noProof/>
          <w:sz w:val="20"/>
          <w:szCs w:val="20"/>
        </w:rPr>
        <w:drawing>
          <wp:inline distT="0" distB="0" distL="0" distR="0" wp14:anchorId="31775A89" wp14:editId="5A02730F">
            <wp:extent cx="5927535" cy="3850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rms Table.png"/>
                    <pic:cNvPicPr/>
                  </pic:nvPicPr>
                  <pic:blipFill>
                    <a:blip r:embed="rId25">
                      <a:extLst>
                        <a:ext uri="{28A0092B-C50C-407E-A947-70E740481C1C}">
                          <a14:useLocalDpi xmlns:a14="http://schemas.microsoft.com/office/drawing/2010/main" val="0"/>
                        </a:ext>
                      </a:extLst>
                    </a:blip>
                    <a:stretch>
                      <a:fillRect/>
                    </a:stretch>
                  </pic:blipFill>
                  <pic:spPr>
                    <a:xfrm>
                      <a:off x="0" y="0"/>
                      <a:ext cx="5957246" cy="3869941"/>
                    </a:xfrm>
                    <a:prstGeom prst="rect">
                      <a:avLst/>
                    </a:prstGeom>
                  </pic:spPr>
                </pic:pic>
              </a:graphicData>
            </a:graphic>
          </wp:inline>
        </w:drawing>
      </w:r>
    </w:p>
    <w:p w14:paraId="4EF27977" w14:textId="77777777" w:rsidR="00145851" w:rsidRDefault="00145851" w:rsidP="00145851">
      <w:pPr>
        <w:ind w:firstLine="576"/>
        <w:jc w:val="both"/>
      </w:pPr>
      <w:r>
        <w:t>The disturbance ratio is the ratio of SSY.VILLAGE under current conditions to SSY.VILLAGE under pre-disturbance conditions:</w:t>
      </w:r>
    </w:p>
    <w:p w14:paraId="472A9A67" w14:textId="77777777" w:rsidR="00145851" w:rsidRDefault="00145851" w:rsidP="00145851">
      <w:pPr>
        <w:ind w:firstLine="576"/>
        <w:jc w:val="both"/>
      </w:pPr>
      <w:commentRangeStart w:id="143"/>
      <w:r>
        <w:t>DR = SSY.VILLAGE/(SSYupper + SSYupper*(Area.total.wshed/Area.upper))</w:t>
      </w:r>
      <w:commentRangeEnd w:id="143"/>
      <w:r>
        <w:rPr>
          <w:rStyle w:val="CommentReference"/>
        </w:rPr>
        <w:commentReference w:id="143"/>
      </w:r>
    </w:p>
    <w:p w14:paraId="487248E5" w14:textId="77777777" w:rsidR="00145851" w:rsidRDefault="00145851" w:rsidP="00145851">
      <w:pPr>
        <w:ind w:firstLine="576"/>
        <w:jc w:val="both"/>
      </w:pPr>
      <w:r>
        <w:t>The separate contributions of the quarry and village can be determined as:</w:t>
      </w:r>
    </w:p>
    <w:p w14:paraId="24B5DAED" w14:textId="77777777" w:rsidR="00145851" w:rsidRPr="00F25EAF" w:rsidRDefault="00145851" w:rsidP="000023CD">
      <w:pPr>
        <w:pStyle w:val="NoSpacing"/>
        <w:jc w:val="both"/>
      </w:pPr>
    </w:p>
    <w:p w14:paraId="11D1DC31" w14:textId="2251A856" w:rsidR="0037450F" w:rsidRDefault="002617F5" w:rsidP="002617F5">
      <w:pPr>
        <w:pStyle w:val="Heading2"/>
      </w:pPr>
      <w:r>
        <w:t>Comparing predictors of SSY</w:t>
      </w:r>
    </w:p>
    <w:p w14:paraId="4481D9A6" w14:textId="7566DC78" w:rsidR="00D66A18" w:rsidRDefault="00CC4F37" w:rsidP="000023CD">
      <w:pPr>
        <w:ind w:firstLine="720"/>
        <w:jc w:val="both"/>
      </w:pPr>
      <w:bookmarkStart w:id="144" w:name="_Ref386736603"/>
      <w:r>
        <w:t xml:space="preserve">Similar to </w:t>
      </w:r>
      <w:r>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CC4F37">
        <w:rPr>
          <w:noProof/>
        </w:rPr>
        <w:t>2012)</w:t>
      </w:r>
      <w:r>
        <w:fldChar w:fldCharType="end"/>
      </w:r>
      <w:r w:rsidR="00F749E6">
        <w:t>,</w:t>
      </w:r>
      <w:r w:rsidR="001A0DD8">
        <w:t xml:space="preserve"> </w:t>
      </w:r>
      <w:r w:rsidR="000B1554">
        <w:t xml:space="preserve">Pearson’s and Spearman’s </w:t>
      </w:r>
      <w:r w:rsidR="000E651E">
        <w:t>correlation</w:t>
      </w:r>
      <w:r w:rsidR="000E651E" w:rsidDel="000B1554">
        <w:t xml:space="preserve"> </w:t>
      </w:r>
      <w:r w:rsidR="0054156A">
        <w:t>coefficients</w:t>
      </w:r>
      <w:r w:rsidR="00242C06">
        <w:t xml:space="preserve"> were highest for</w:t>
      </w:r>
      <w:r w:rsidR="001A0DD8">
        <w:t xml:space="preserve"> Qmax</w:t>
      </w:r>
      <w:r w:rsidR="00E54CB9">
        <w:t xml:space="preserve"> for all three </w:t>
      </w:r>
      <w:r w:rsidR="001A0DD8">
        <w:t>watersheds</w:t>
      </w:r>
      <w:r w:rsidR="0054156A">
        <w:t xml:space="preserve"> in Faga’alu</w:t>
      </w:r>
      <w:r w:rsidR="00F749E6">
        <w:t>. Some predictors were highly correlated for a single watershed</w:t>
      </w:r>
      <w:r w:rsidR="00242C06">
        <w:t xml:space="preserve"> but not the others</w:t>
      </w:r>
      <w:r w:rsidR="0054156A">
        <w:t xml:space="preserve">, like Qsum for </w:t>
      </w:r>
      <w:r w:rsidR="00242C06">
        <w:t xml:space="preserve">the </w:t>
      </w:r>
      <w:r w:rsidR="0054156A">
        <w:t>U</w:t>
      </w:r>
      <w:r w:rsidR="00C51457">
        <w:t>PPER</w:t>
      </w:r>
      <w:r w:rsidR="00242C06">
        <w:t xml:space="preserve"> watershed</w:t>
      </w:r>
      <w:r w:rsidR="00F749E6">
        <w:t xml:space="preserve">. EI was the least correlated with SSY. </w:t>
      </w:r>
    </w:p>
    <w:p w14:paraId="7A5F82EC" w14:textId="66289C05" w:rsidR="00AD4964" w:rsidRDefault="00AD4964" w:rsidP="00AD4964">
      <w:pPr>
        <w:pStyle w:val="Caption"/>
        <w:keepNext/>
      </w:pPr>
      <w:bookmarkStart w:id="145" w:name="_Ref386748275"/>
      <w:r>
        <w:lastRenderedPageBreak/>
        <w:t xml:space="preserve">Table </w:t>
      </w:r>
      <w:fldSimple w:instr=" SEQ Table \* ARABIC ">
        <w:r w:rsidR="00AC2A16">
          <w:rPr>
            <w:noProof/>
          </w:rPr>
          <w:t>4</w:t>
        </w:r>
      </w:fldSimple>
      <w:bookmarkEnd w:id="144"/>
      <w:bookmarkEnd w:id="145"/>
      <w:r>
        <w:t xml:space="preserve">. </w:t>
      </w:r>
      <w:r w:rsidR="000B1554">
        <w:t xml:space="preserve">Pearson’s and Spearman’s </w:t>
      </w:r>
      <w:r w:rsidR="00885FFD">
        <w:t xml:space="preserve">correlation </w:t>
      </w:r>
      <w:r>
        <w:t>coefficients for</w:t>
      </w:r>
      <w:r w:rsidR="001D1BEB">
        <w:t xml:space="preserve"> non-log-transformed </w:t>
      </w:r>
      <w:r>
        <w:t>predictive variable</w:t>
      </w:r>
      <w:r w:rsidR="001D1BEB">
        <w:t>s</w:t>
      </w:r>
      <w:r>
        <w:t xml:space="preserve"> compared to </w:t>
      </w:r>
      <w:commentRangeStart w:id="146"/>
      <w:r>
        <w:t>SSY</w:t>
      </w:r>
      <w:commentRangeEnd w:id="146"/>
      <w:r w:rsidR="00B47456">
        <w:rPr>
          <w:rStyle w:val="CommentReference"/>
          <w:i w:val="0"/>
          <w:iCs w:val="0"/>
          <w:color w:val="auto"/>
        </w:rPr>
        <w:commentReference w:id="146"/>
      </w:r>
      <w:r w:rsidR="006C02F8">
        <w:t xml:space="preserve"> (p&lt;0.001). Blank cells were not significant</w:t>
      </w:r>
    </w:p>
    <w:p w14:paraId="37942470" w14:textId="2B202D24" w:rsidR="00D9501F" w:rsidRDefault="00AD4964" w:rsidP="00E97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14:anchorId="27375802" wp14:editId="65D55605">
            <wp:extent cx="4319270" cy="124968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arsons Table.png"/>
                    <pic:cNvPicPr/>
                  </pic:nvPicPr>
                  <pic:blipFill rotWithShape="1">
                    <a:blip r:embed="rId26">
                      <a:extLst>
                        <a:ext uri="{28A0092B-C50C-407E-A947-70E740481C1C}">
                          <a14:useLocalDpi xmlns:a14="http://schemas.microsoft.com/office/drawing/2010/main" val="0"/>
                        </a:ext>
                      </a:extLst>
                    </a:blip>
                    <a:srcRect b="22640"/>
                    <a:stretch/>
                  </pic:blipFill>
                  <pic:spPr bwMode="auto">
                    <a:xfrm>
                      <a:off x="0" y="0"/>
                      <a:ext cx="4321030" cy="1250189"/>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eastAsia="Times New Roman" w:hAnsi="Courier New" w:cs="Courier New"/>
          <w:noProof/>
          <w:sz w:val="20"/>
          <w:szCs w:val="20"/>
        </w:rPr>
        <w:drawing>
          <wp:inline distT="0" distB="0" distL="0" distR="0" wp14:anchorId="0C708590" wp14:editId="01C6E0DF">
            <wp:extent cx="4326849" cy="1249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arman Table.png"/>
                    <pic:cNvPicPr/>
                  </pic:nvPicPr>
                  <pic:blipFill rotWithShape="1">
                    <a:blip r:embed="rId27">
                      <a:extLst>
                        <a:ext uri="{28A0092B-C50C-407E-A947-70E740481C1C}">
                          <a14:useLocalDpi xmlns:a14="http://schemas.microsoft.com/office/drawing/2010/main" val="0"/>
                        </a:ext>
                      </a:extLst>
                    </a:blip>
                    <a:srcRect b="22775"/>
                    <a:stretch/>
                  </pic:blipFill>
                  <pic:spPr bwMode="auto">
                    <a:xfrm>
                      <a:off x="0" y="0"/>
                      <a:ext cx="4335387" cy="1252146"/>
                    </a:xfrm>
                    <a:prstGeom prst="rect">
                      <a:avLst/>
                    </a:prstGeom>
                    <a:ln>
                      <a:noFill/>
                    </a:ln>
                    <a:extLst>
                      <a:ext uri="{53640926-AAD7-44D8-BBD7-CCE9431645EC}">
                        <a14:shadowObscured xmlns:a14="http://schemas.microsoft.com/office/drawing/2010/main"/>
                      </a:ext>
                    </a:extLst>
                  </pic:spPr>
                </pic:pic>
              </a:graphicData>
            </a:graphic>
          </wp:inline>
        </w:drawing>
      </w:r>
    </w:p>
    <w:p w14:paraId="671EE51F" w14:textId="149D8627" w:rsidR="00141B09" w:rsidRDefault="007A4D0B" w:rsidP="00885FFD">
      <w:pPr>
        <w:ind w:firstLine="720"/>
        <w:jc w:val="both"/>
      </w:pPr>
      <w:r>
        <w:t xml:space="preserve">No </w:t>
      </w:r>
      <w:r w:rsidR="00E806CA">
        <w:t>statistically</w:t>
      </w:r>
      <w:r>
        <w:t xml:space="preserve"> significant correlations (p&lt;0.001) were found between SSY and EI using Pearson’s or Spearman’s coefficients. </w:t>
      </w:r>
      <w:commentRangeStart w:id="147"/>
      <w:commentRangeStart w:id="148"/>
      <w:r w:rsidR="00141B09">
        <w:t xml:space="preserve">Overall, </w:t>
      </w:r>
      <w:r>
        <w:t xml:space="preserve">statistically significant </w:t>
      </w:r>
      <w:r w:rsidR="00141B09">
        <w:t>Pearson’s and Spearman’s correlation coefficients were fairly similar, indicating the relationship of SSY with the predictor variables is adequately described by a linear function</w:t>
      </w:r>
      <w:r w:rsidR="00B47456">
        <w:t xml:space="preserve"> and that outliers and non-normality in the data did not affect the test</w:t>
      </w:r>
      <w:commentRangeEnd w:id="147"/>
      <w:r w:rsidR="00B47456">
        <w:rPr>
          <w:rStyle w:val="CommentReference"/>
        </w:rPr>
        <w:commentReference w:id="147"/>
      </w:r>
      <w:commentRangeEnd w:id="148"/>
      <w:r>
        <w:rPr>
          <w:rStyle w:val="CommentReference"/>
        </w:rPr>
        <w:commentReference w:id="148"/>
      </w:r>
      <w:r w:rsidR="00141B09">
        <w:t>. The exception</w:t>
      </w:r>
      <w:r>
        <w:t xml:space="preserve"> was</w:t>
      </w:r>
      <w:r w:rsidR="00141B09">
        <w:t xml:space="preserve"> significantly higher Spearman’s cor</w:t>
      </w:r>
      <w:r>
        <w:t>relation coefficient for Psum for the TOTAL watershed Spearman’s=0.84 vs. Pearson’s=0.70)</w:t>
      </w:r>
      <w:r w:rsidR="00141B09">
        <w:t>. Pearson correlation coefficients were highest overall for Psum and Qmax, indicating these were significantly correlated with event SSY. Qsum showed high correlation with SSY for the UPPER watershed but not the LOWER or TOTAL watershed.</w:t>
      </w:r>
    </w:p>
    <w:p w14:paraId="39ACADCB" w14:textId="19FC1F9C" w:rsidR="005314E7" w:rsidRPr="00885FFD" w:rsidRDefault="00FA0340" w:rsidP="00885FFD">
      <w:pPr>
        <w:ind w:firstLine="720"/>
        <w:jc w:val="both"/>
      </w:pPr>
      <w:r>
        <w:t>The Pearson correlation coefficients</w:t>
      </w:r>
      <w:r w:rsidR="00141B09">
        <w:t xml:space="preserve"> for the UPPER watershed</w:t>
      </w:r>
      <w:r>
        <w:t xml:space="preserve"> are slightly higher for discharge-</w:t>
      </w:r>
      <w:r w:rsidR="00C51457">
        <w:t>related</w:t>
      </w:r>
      <w:r>
        <w:t xml:space="preserve"> predictors (especially Qsum)</w:t>
      </w:r>
      <w:r w:rsidR="00141B09" w:rsidRPr="00141B09">
        <w:t xml:space="preserve"> </w:t>
      </w:r>
      <w:r w:rsidR="00B47456">
        <w:t xml:space="preserve">and </w:t>
      </w:r>
      <w:r w:rsidR="00141B09">
        <w:t>lower for precipitation-type predictors (Psum and EI30)</w:t>
      </w:r>
      <w:r>
        <w:t xml:space="preserve"> than for the L</w:t>
      </w:r>
      <w:r w:rsidR="00C51457">
        <w:t>OWER</w:t>
      </w:r>
      <w:r>
        <w:t xml:space="preserve"> watershed. </w:t>
      </w:r>
      <w:commentRangeStart w:id="149"/>
      <w:r>
        <w:t xml:space="preserve">This suggests that </w:t>
      </w:r>
      <w:r w:rsidR="00242C06">
        <w:t>sediment production</w:t>
      </w:r>
      <w:r>
        <w:t xml:space="preserve"> process</w:t>
      </w:r>
      <w:r w:rsidR="00B47456">
        <w:t>es</w:t>
      </w:r>
      <w:r>
        <w:t xml:space="preserve"> are </w:t>
      </w:r>
      <w:r w:rsidR="00242C06">
        <w:t>more dominated by</w:t>
      </w:r>
      <w:r>
        <w:t xml:space="preserve"> discharge in the </w:t>
      </w:r>
      <w:r w:rsidR="00C7307B">
        <w:t>UPPER</w:t>
      </w:r>
      <w:r>
        <w:t xml:space="preserve"> watershed and precipitation in the </w:t>
      </w:r>
      <w:r w:rsidR="00C7307B">
        <w:t>LOWER</w:t>
      </w:r>
      <w:r>
        <w:t xml:space="preserve"> watershed.</w:t>
      </w:r>
      <w:commentRangeEnd w:id="149"/>
      <w:r w:rsidR="00B47456">
        <w:rPr>
          <w:rStyle w:val="CommentReference"/>
        </w:rPr>
        <w:commentReference w:id="149"/>
      </w:r>
      <w:r>
        <w:t xml:space="preserve"> SSY from the </w:t>
      </w:r>
      <w:r w:rsidR="00242C06">
        <w:t>LOWER</w:t>
      </w:r>
      <w:r>
        <w:t xml:space="preserve"> watershed is hypothesized to be mostly generated by surface erosion at the quarry, dirt roads, and agricultural plots, whereas SSY from the </w:t>
      </w:r>
      <w:r w:rsidR="00C7307B">
        <w:t>UPPER</w:t>
      </w:r>
      <w:r>
        <w:t xml:space="preserve"> watershed is</w:t>
      </w:r>
      <w:r w:rsidR="00141B09">
        <w:t xml:space="preserve"> hypothesized to be</w:t>
      </w:r>
      <w:r>
        <w:t xml:space="preserve"> mainly from channel processes and mass wasting. Mass wasting can contribute large pulses of sediment during large precipitation events, </w:t>
      </w:r>
      <w:r w:rsidR="00141B09">
        <w:t xml:space="preserve">which can be deposited in lobes on the streambanks and entrained </w:t>
      </w:r>
      <w:r>
        <w:t>at high discharges</w:t>
      </w:r>
      <w:r w:rsidR="00141B09">
        <w:t xml:space="preserve"> during later events</w:t>
      </w:r>
      <w:r>
        <w:t>. Qmax may be a promising predictor that integrates these processes.</w:t>
      </w:r>
      <w:r w:rsidR="00885FFD">
        <w:t xml:space="preserve"> </w:t>
      </w:r>
    </w:p>
    <w:p w14:paraId="53E6B6D7" w14:textId="123A1ABA" w:rsidR="002C0D60" w:rsidRDefault="00F749E6" w:rsidP="00F749E6">
      <w:pPr>
        <w:pStyle w:val="Heading2"/>
        <w:rPr>
          <w:rFonts w:eastAsia="Times New Roman"/>
        </w:rPr>
      </w:pPr>
      <w:bookmarkStart w:id="150" w:name="_Ref388024560"/>
      <w:r>
        <w:rPr>
          <w:rFonts w:eastAsia="Times New Roman"/>
        </w:rPr>
        <w:t xml:space="preserve">Fitting </w:t>
      </w:r>
      <w:r w:rsidR="007E2663">
        <w:rPr>
          <w:rFonts w:eastAsia="Times New Roman"/>
        </w:rPr>
        <w:t>sediment curves</w:t>
      </w:r>
      <w:bookmarkEnd w:id="150"/>
    </w:p>
    <w:p w14:paraId="0EED83E9" w14:textId="785550B3" w:rsidR="00626908" w:rsidRDefault="00621A7F" w:rsidP="00885FFD">
      <w:pPr>
        <w:ind w:firstLine="576"/>
        <w:jc w:val="both"/>
      </w:pPr>
      <w:r>
        <w:t>Qmax was the most correlated with event SSY for all three watersheds, and was selected as the best predictor variable</w:t>
      </w:r>
      <w:r w:rsidR="00083004">
        <w:t xml:space="preserve"> (Table 4)</w:t>
      </w:r>
      <w:r>
        <w:t xml:space="preserve">. </w:t>
      </w:r>
      <w:commentRangeStart w:id="151"/>
      <w:r>
        <w:t>T</w:t>
      </w:r>
      <w:r w:rsidR="00141B09">
        <w:t xml:space="preserve">o </w:t>
      </w:r>
      <w:r>
        <w:t>investigate</w:t>
      </w:r>
      <w:r w:rsidR="00141B09">
        <w:t xml:space="preserve"> for any patterns not reflected in the Pearson’s and Spearman’s correlation coefficients</w:t>
      </w:r>
      <w:commentRangeEnd w:id="151"/>
      <w:r w:rsidR="00083004">
        <w:rPr>
          <w:rStyle w:val="CommentReference"/>
        </w:rPr>
        <w:commentReference w:id="151"/>
      </w:r>
      <w:r>
        <w:t>, r</w:t>
      </w:r>
      <w:r w:rsidR="00C7307B">
        <w:t xml:space="preserve">egression lines were fit to </w:t>
      </w:r>
      <w:r>
        <w:t xml:space="preserve">all four </w:t>
      </w:r>
      <w:r w:rsidR="00C7307B">
        <w:t>predictor variables using ordinary least squares regression on non-transformed (LINEAR) and log-transformed data (POWER law</w:t>
      </w:r>
      <w:r>
        <w:t>)(</w:t>
      </w:r>
      <w:r>
        <w:fldChar w:fldCharType="begin"/>
      </w:r>
      <w:r>
        <w:instrText xml:space="preserve"> REF _Ref386736796 \h </w:instrText>
      </w:r>
      <w:r w:rsidR="00885FFD">
        <w:instrText xml:space="preserve"> \* MERGEFORMAT </w:instrText>
      </w:r>
      <w:r>
        <w:fldChar w:fldCharType="separate"/>
      </w:r>
      <w:r w:rsidR="00402F4A">
        <w:t xml:space="preserve">Figure </w:t>
      </w:r>
      <w:r w:rsidR="00402F4A">
        <w:rPr>
          <w:noProof/>
        </w:rPr>
        <w:t>11</w:t>
      </w:r>
      <w:r>
        <w:fldChar w:fldCharType="end"/>
      </w:r>
      <w:r>
        <w:t>)</w:t>
      </w:r>
      <w:r w:rsidR="00C7307B">
        <w:t xml:space="preserve">. </w:t>
      </w:r>
    </w:p>
    <w:p w14:paraId="48C7596B" w14:textId="25952FA8" w:rsidR="00C7307B" w:rsidRPr="00C7307B" w:rsidRDefault="00083004" w:rsidP="00626908">
      <w:pPr>
        <w:ind w:firstLine="576"/>
      </w:pPr>
      <w:r>
        <w:t>Interpret Figure 11 for the reader.  What do you want them to see in Figure 11?  What is important?</w:t>
      </w:r>
    </w:p>
    <w:p w14:paraId="47CCF0CC" w14:textId="77777777" w:rsidR="007E2663" w:rsidRDefault="007E2663" w:rsidP="007E2663">
      <w:pPr>
        <w:keepNext/>
      </w:pPr>
      <w:r>
        <w:rPr>
          <w:noProof/>
        </w:rPr>
        <w:lastRenderedPageBreak/>
        <w:drawing>
          <wp:inline distT="0" distB="0" distL="0" distR="0" wp14:anchorId="2836B35B" wp14:editId="3C4B16B5">
            <wp:extent cx="5844488" cy="4282212"/>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LStorms ALL rating curves loglog.png"/>
                    <pic:cNvPicPr/>
                  </pic:nvPicPr>
                  <pic:blipFill>
                    <a:blip r:embed="rId28">
                      <a:extLst>
                        <a:ext uri="{28A0092B-C50C-407E-A947-70E740481C1C}">
                          <a14:useLocalDpi xmlns:a14="http://schemas.microsoft.com/office/drawing/2010/main" val="0"/>
                        </a:ext>
                      </a:extLst>
                    </a:blip>
                    <a:stretch>
                      <a:fillRect/>
                    </a:stretch>
                  </pic:blipFill>
                  <pic:spPr>
                    <a:xfrm>
                      <a:off x="0" y="0"/>
                      <a:ext cx="5844488" cy="4282212"/>
                    </a:xfrm>
                    <a:prstGeom prst="rect">
                      <a:avLst/>
                    </a:prstGeom>
                  </pic:spPr>
                </pic:pic>
              </a:graphicData>
            </a:graphic>
          </wp:inline>
        </w:drawing>
      </w:r>
    </w:p>
    <w:p w14:paraId="6BDC29B4" w14:textId="5C9CADFA" w:rsidR="007E2663" w:rsidRDefault="007E2663" w:rsidP="007E2663">
      <w:pPr>
        <w:pStyle w:val="Caption"/>
      </w:pPr>
      <w:bookmarkStart w:id="152" w:name="_Ref386736796"/>
      <w:bookmarkStart w:id="153" w:name="_Ref386752159"/>
      <w:r>
        <w:t xml:space="preserve">Figure </w:t>
      </w:r>
      <w:fldSimple w:instr=" SEQ Figure \* ARABIC ">
        <w:r w:rsidR="00402F4A">
          <w:rPr>
            <w:noProof/>
          </w:rPr>
          <w:t>11</w:t>
        </w:r>
      </w:fldSimple>
      <w:bookmarkEnd w:id="152"/>
      <w:r>
        <w:t>. Linear</w:t>
      </w:r>
      <w:r w:rsidR="003C796B">
        <w:t xml:space="preserve"> (dotted lines)</w:t>
      </w:r>
      <w:r>
        <w:t xml:space="preserve"> and Power </w:t>
      </w:r>
      <w:r w:rsidR="003C796B">
        <w:t>Law (solid lines) event-based SSY</w:t>
      </w:r>
      <w:r>
        <w:t xml:space="preserve"> rating curves for the four tested predictors</w:t>
      </w:r>
      <w:r w:rsidR="003C796B">
        <w:t xml:space="preserve">: total event precipitation, event Erosivity Index, total event discharge, and max event discharge. </w:t>
      </w:r>
      <w:bookmarkEnd w:id="153"/>
    </w:p>
    <w:p w14:paraId="34C3FE59" w14:textId="1A8C3146" w:rsidR="005961C2" w:rsidRDefault="005961C2" w:rsidP="00885FFD">
      <w:pPr>
        <w:ind w:firstLine="720"/>
        <w:jc w:val="both"/>
      </w:pPr>
      <w:r>
        <w:t>Coefficients of determination (</w:t>
      </w:r>
      <w:r w:rsidR="00083004">
        <w:t>R</w:t>
      </w:r>
      <w:r w:rsidRPr="006E6ACD">
        <w:rPr>
          <w:vertAlign w:val="superscript"/>
        </w:rPr>
        <w:t>2</w:t>
      </w:r>
      <w:r>
        <w:t xml:space="preserve">) were calculated for LINEAR and POWER law regressions fit to the SSY-Qmax relationship for UPPER and TOTAL watersheds. </w:t>
      </w:r>
      <w:commentRangeStart w:id="154"/>
      <w:r>
        <w:t xml:space="preserve">The LOWER </w:t>
      </w:r>
      <w:r w:rsidR="00083004">
        <w:t>sub</w:t>
      </w:r>
      <w:r>
        <w:t xml:space="preserve">watershed was excluded for this analysis since a suitable method to normalize Qmax for the subwatershed could not be found in the literature. </w:t>
      </w:r>
      <w:commentRangeEnd w:id="154"/>
      <w:r w:rsidR="00083004">
        <w:rPr>
          <w:rStyle w:val="CommentReference"/>
        </w:rPr>
        <w:commentReference w:id="154"/>
      </w:r>
      <w:r>
        <w:t>The LINEAR function achieved a better fit (r</w:t>
      </w:r>
      <w:r w:rsidRPr="00626908">
        <w:rPr>
          <w:vertAlign w:val="superscript"/>
        </w:rPr>
        <w:t>2</w:t>
      </w:r>
      <w:r>
        <w:t xml:space="preserve"> =0.77) than the POWER law function (r</w:t>
      </w:r>
      <w:r w:rsidRPr="00626908">
        <w:rPr>
          <w:vertAlign w:val="superscript"/>
        </w:rPr>
        <w:t>2</w:t>
      </w:r>
      <w:r>
        <w:t>=0.71) for the UPPER watershed, but not for the TOTAL watershed (r</w:t>
      </w:r>
      <w:r w:rsidRPr="005961C2">
        <w:rPr>
          <w:vertAlign w:val="superscript"/>
        </w:rPr>
        <w:t>2</w:t>
      </w:r>
      <w:r>
        <w:t>: linear = 0.64, power=0.72). A main objective of this study was to develop a model of SSY to Faga’alu Bay so the best fit model for the TOTAL watershed was selected. All examples found in the literature also used the Power law function, so for better comparison with other studies, the POWER law model fit to event SSY-Qmax was selected as the best model (</w:t>
      </w:r>
      <w:r>
        <w:fldChar w:fldCharType="begin"/>
      </w:r>
      <w:r>
        <w:instrText xml:space="preserve"> REF _Ref388023854 \h </w:instrText>
      </w:r>
      <w:r w:rsidR="00885FFD">
        <w:instrText xml:space="preserve"> \* MERGEFORMAT </w:instrText>
      </w:r>
      <w:r>
        <w:fldChar w:fldCharType="separate"/>
      </w:r>
      <w:r w:rsidR="00402F4A">
        <w:t xml:space="preserve">Figure </w:t>
      </w:r>
      <w:r w:rsidR="00402F4A">
        <w:rPr>
          <w:noProof/>
        </w:rPr>
        <w:t>12</w:t>
      </w:r>
      <w:r>
        <w:fldChar w:fldCharType="end"/>
      </w:r>
      <w:r w:rsidR="00832262">
        <w:t xml:space="preserve">, </w:t>
      </w:r>
      <w:r w:rsidR="00832262">
        <w:fldChar w:fldCharType="begin"/>
      </w:r>
      <w:r w:rsidR="00832262">
        <w:instrText xml:space="preserve"> REF _Ref386780940 \h </w:instrText>
      </w:r>
      <w:r w:rsidR="00885FFD">
        <w:instrText xml:space="preserve"> \* MERGEFORMAT </w:instrText>
      </w:r>
      <w:r w:rsidR="00832262">
        <w:fldChar w:fldCharType="separate"/>
      </w:r>
      <w:r w:rsidR="00402F4A">
        <w:t xml:space="preserve">Table </w:t>
      </w:r>
      <w:r w:rsidR="00402F4A">
        <w:rPr>
          <w:noProof/>
        </w:rPr>
        <w:t>5</w:t>
      </w:r>
      <w:r w:rsidR="00832262">
        <w:fldChar w:fldCharType="end"/>
      </w:r>
      <w:r>
        <w:t xml:space="preserve">). Future analysis could also compare the log-transformed linear with bias correction and nonlinear fitting methods in </w:t>
      </w:r>
      <w:r>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1F715F">
        <w:rPr>
          <w:noProof/>
        </w:rPr>
        <w:t>Duvert et al.</w:t>
      </w:r>
      <w:r>
        <w:rPr>
          <w:noProof/>
        </w:rPr>
        <w:t xml:space="preserve"> (</w:t>
      </w:r>
      <w:r w:rsidRPr="001F715F">
        <w:rPr>
          <w:noProof/>
        </w:rPr>
        <w:t>2012)</w:t>
      </w:r>
      <w:r>
        <w:fldChar w:fldCharType="end"/>
      </w:r>
      <w:r>
        <w:t xml:space="preserve"> but they were not performed for this analysis.</w:t>
      </w:r>
    </w:p>
    <w:p w14:paraId="3EACF930" w14:textId="77777777" w:rsidR="006945F0" w:rsidRDefault="003C5264" w:rsidP="000023CD">
      <w:pPr>
        <w:keepNext/>
      </w:pPr>
      <w:r>
        <w:rPr>
          <w:noProof/>
        </w:rPr>
        <w:lastRenderedPageBreak/>
        <w:drawing>
          <wp:inline distT="0" distB="0" distL="0" distR="0" wp14:anchorId="77CEC619" wp14:editId="4509E602">
            <wp:extent cx="5943600" cy="40690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maxS absolute val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p>
    <w:p w14:paraId="2C157028" w14:textId="73E9CB98" w:rsidR="003C5264" w:rsidRDefault="006945F0" w:rsidP="000B1554">
      <w:pPr>
        <w:pStyle w:val="Caption"/>
      </w:pPr>
      <w:bookmarkStart w:id="155" w:name="_Ref388023854"/>
      <w:commentRangeStart w:id="156"/>
      <w:r>
        <w:t xml:space="preserve">Figure </w:t>
      </w:r>
      <w:fldSimple w:instr=" SEQ Figure \* ARABIC ">
        <w:r w:rsidR="00402F4A">
          <w:rPr>
            <w:noProof/>
          </w:rPr>
          <w:t>12</w:t>
        </w:r>
      </w:fldSimple>
      <w:bookmarkEnd w:id="155"/>
      <w:r>
        <w:t>.</w:t>
      </w:r>
      <w:r w:rsidRPr="006945F0">
        <w:t xml:space="preserve"> </w:t>
      </w:r>
      <w:r>
        <w:t>Event-based SSY rating curves for the UPPER, LOWER, and TOTAL watershed.</w:t>
      </w:r>
      <w:commentRangeEnd w:id="156"/>
      <w:r w:rsidR="00083004">
        <w:rPr>
          <w:rStyle w:val="CommentReference"/>
          <w:i w:val="0"/>
          <w:iCs w:val="0"/>
          <w:color w:val="auto"/>
        </w:rPr>
        <w:commentReference w:id="156"/>
      </w:r>
    </w:p>
    <w:p w14:paraId="51597373" w14:textId="77777777" w:rsidR="00083004" w:rsidRDefault="00277D55" w:rsidP="00277D55">
      <w:pPr>
        <w:pStyle w:val="Caption"/>
        <w:keepNext/>
      </w:pPr>
      <w:bookmarkStart w:id="157" w:name="_Ref386780940"/>
      <w:r>
        <w:t xml:space="preserve">Table </w:t>
      </w:r>
      <w:fldSimple w:instr=" SEQ Table \* ARABIC ">
        <w:r w:rsidR="00AC2A16">
          <w:rPr>
            <w:noProof/>
          </w:rPr>
          <w:t>5</w:t>
        </w:r>
      </w:fldSimple>
      <w:bookmarkEnd w:id="157"/>
      <w:r>
        <w:t>. Model coefficients α and β for SSY</w:t>
      </w:r>
      <w:r w:rsidRPr="008519C2">
        <w:rPr>
          <w:vertAlign w:val="subscript"/>
        </w:rPr>
        <w:t>event</w:t>
      </w:r>
      <w:r>
        <w:t xml:space="preserve"> (tons/event) and Q</w:t>
      </w:r>
      <w:r w:rsidRPr="008519C2">
        <w:rPr>
          <w:vertAlign w:val="subscript"/>
        </w:rPr>
        <w:t xml:space="preserve">max </w:t>
      </w:r>
      <w:r>
        <w:t>(L/sec).  r</w:t>
      </w:r>
      <w:r w:rsidRPr="000023CD">
        <w:rPr>
          <w:vertAlign w:val="superscript"/>
        </w:rPr>
        <w:t>2</w:t>
      </w:r>
      <w:r>
        <w:t xml:space="preserve">, Pearson’s correlation and Spearman’s rank coefficients are for log-transformed Qmax and </w:t>
      </w:r>
      <w:commentRangeStart w:id="158"/>
      <w:r>
        <w:t>SSY</w:t>
      </w:r>
      <w:commentRangeEnd w:id="158"/>
      <w:r w:rsidR="00083004">
        <w:rPr>
          <w:rStyle w:val="CommentReference"/>
          <w:i w:val="0"/>
          <w:iCs w:val="0"/>
          <w:color w:val="auto"/>
        </w:rPr>
        <w:commentReference w:id="158"/>
      </w:r>
      <w:r>
        <w:t>.</w:t>
      </w:r>
    </w:p>
    <w:p w14:paraId="24CA434F" w14:textId="0F196741" w:rsidR="00277D55" w:rsidRDefault="00277D55" w:rsidP="00277D55">
      <w:pPr>
        <w:pStyle w:val="Caption"/>
        <w:keepNext/>
      </w:pPr>
    </w:p>
    <w:p w14:paraId="72A33B46" w14:textId="44918601" w:rsidR="00277D55" w:rsidRPr="00277D55" w:rsidRDefault="00277D55" w:rsidP="00277D55">
      <w:r>
        <w:rPr>
          <w:noProof/>
        </w:rPr>
        <w:drawing>
          <wp:inline distT="0" distB="0" distL="0" distR="0" wp14:anchorId="1DCEB70C" wp14:editId="2E15CD64">
            <wp:extent cx="5085080" cy="117856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st fit Model Coefficients.png"/>
                    <pic:cNvPicPr/>
                  </pic:nvPicPr>
                  <pic:blipFill rotWithShape="1">
                    <a:blip r:embed="rId30">
                      <a:extLst>
                        <a:ext uri="{28A0092B-C50C-407E-A947-70E740481C1C}">
                          <a14:useLocalDpi xmlns:a14="http://schemas.microsoft.com/office/drawing/2010/main" val="0"/>
                        </a:ext>
                      </a:extLst>
                    </a:blip>
                    <a:srcRect b="25636"/>
                    <a:stretch/>
                  </pic:blipFill>
                  <pic:spPr bwMode="auto">
                    <a:xfrm>
                      <a:off x="0" y="0"/>
                      <a:ext cx="5099457" cy="1181892"/>
                    </a:xfrm>
                    <a:prstGeom prst="rect">
                      <a:avLst/>
                    </a:prstGeom>
                    <a:ln>
                      <a:noFill/>
                    </a:ln>
                    <a:extLst>
                      <a:ext uri="{53640926-AAD7-44D8-BBD7-CCE9431645EC}">
                        <a14:shadowObscured xmlns:a14="http://schemas.microsoft.com/office/drawing/2010/main"/>
                      </a:ext>
                    </a:extLst>
                  </pic:spPr>
                </pic:pic>
              </a:graphicData>
            </a:graphic>
          </wp:inline>
        </w:drawing>
      </w:r>
    </w:p>
    <w:p w14:paraId="14F6E535" w14:textId="2DB7F715" w:rsidR="00E9719A" w:rsidRDefault="00301B1B" w:rsidP="00301B1B">
      <w:pPr>
        <w:pStyle w:val="Heading2"/>
      </w:pPr>
      <w:r>
        <w:t>Comparing human impact on SSY from Faga’alu watershed</w:t>
      </w:r>
    </w:p>
    <w:p w14:paraId="1DB6C433" w14:textId="647A7274" w:rsidR="00F749E6" w:rsidRDefault="00301B1B" w:rsidP="000023CD">
      <w:pPr>
        <w:ind w:firstLine="576"/>
        <w:jc w:val="both"/>
      </w:pPr>
      <w:r>
        <w:t xml:space="preserve">An alternative approach to quantify the impact of human-disturbed areas on SSY to Faga’alu Bay is to compare </w:t>
      </w:r>
      <w:r w:rsidR="00946969">
        <w:t>the specific sediment yield from the undisturbed and the total watershed using the area-normalized Qmax-SSY relationship.</w:t>
      </w:r>
      <w:r>
        <w:t xml:space="preserve"> </w:t>
      </w:r>
      <w:r w:rsidR="004D6C39">
        <w:t>Ev</w:t>
      </w:r>
      <w:r w:rsidR="006945F0">
        <w:t>ent-based</w:t>
      </w:r>
      <w:r w:rsidR="00E6071A">
        <w:t xml:space="preserve"> SSY </w:t>
      </w:r>
      <w:r w:rsidR="006945F0">
        <w:t xml:space="preserve">and Qmax were </w:t>
      </w:r>
      <w:r w:rsidR="00E6071A">
        <w:t xml:space="preserve">normalized by watershed area. </w:t>
      </w:r>
      <w:r w:rsidR="00F749E6">
        <w:t xml:space="preserve">Ordinary Least Squares Regressions were </w:t>
      </w:r>
      <w:r>
        <w:t>fit to</w:t>
      </w:r>
      <w:r w:rsidR="00F749E6">
        <w:t xml:space="preserve"> log-transformed</w:t>
      </w:r>
      <w:r>
        <w:t xml:space="preserve"> event SSY and Qmax data from the UPPER and TOTAL watersheds (</w:t>
      </w:r>
      <w:r>
        <w:fldChar w:fldCharType="begin"/>
      </w:r>
      <w:r>
        <w:instrText xml:space="preserve"> REF _Ref386781357 \h </w:instrText>
      </w:r>
      <w:r w:rsidR="00885FFD">
        <w:instrText xml:space="preserve"> \* MERGEFORMAT </w:instrText>
      </w:r>
      <w:r>
        <w:fldChar w:fldCharType="separate"/>
      </w:r>
      <w:r w:rsidR="00402F4A">
        <w:t xml:space="preserve">Figure </w:t>
      </w:r>
      <w:r w:rsidR="00402F4A">
        <w:rPr>
          <w:noProof/>
        </w:rPr>
        <w:t>13</w:t>
      </w:r>
      <w:r>
        <w:fldChar w:fldCharType="end"/>
      </w:r>
      <w:r>
        <w:t>)</w:t>
      </w:r>
      <w:r w:rsidR="00F749E6">
        <w:t xml:space="preserve">. </w:t>
      </w:r>
      <w:r>
        <w:t>Only the UPPER and TOTAL watersheds could be compared, since Qmax for LOWER is the same as TOTAL and could not be normalized by watershed area.</w:t>
      </w:r>
    </w:p>
    <w:p w14:paraId="1C78EB70" w14:textId="75314CB0" w:rsidR="00277D55" w:rsidRDefault="00301B1B" w:rsidP="00885FFD">
      <w:pPr>
        <w:ind w:firstLine="576"/>
        <w:jc w:val="both"/>
      </w:pPr>
      <w:r>
        <w:lastRenderedPageBreak/>
        <w:t xml:space="preserve">When normalized by area, the SSY-Qmax relationship </w:t>
      </w:r>
      <w:r w:rsidR="00277D55">
        <w:t xml:space="preserve">is displaced upward if SSY is higher for the same storm size, which is attributed to the additional sediment loading from human-disturbed areas. </w:t>
      </w:r>
      <w:r w:rsidRPr="00B15EC9">
        <w:t xml:space="preserve"> </w:t>
      </w:r>
      <w:r>
        <w:t>If area-normalized event SSY rating curves converge at higher Qmax values, it indicates a diminishing relative increase from human disturbance for large storms.</w:t>
      </w:r>
      <w:r w:rsidR="00277D55">
        <w:t xml:space="preserve"> It was hypothesized that at high discharges, SSY from the Upper watershed may become the dominant source of total sediment loading to Faga’alu Bay. While this was demonstrated in one storm it doesn’t appear to be the trend according to the SSY-Qmax relationship or the sediment budget approach (see section </w:t>
      </w:r>
      <w:r w:rsidR="00277D55">
        <w:fldChar w:fldCharType="begin"/>
      </w:r>
      <w:r w:rsidR="00277D55">
        <w:instrText xml:space="preserve"> REF _Ref388026711 \r \h </w:instrText>
      </w:r>
      <w:r w:rsidR="00885FFD">
        <w:instrText xml:space="preserve"> \* MERGEFORMAT </w:instrText>
      </w:r>
      <w:r w:rsidR="00277D55">
        <w:fldChar w:fldCharType="separate"/>
      </w:r>
      <w:r w:rsidR="00402F4A">
        <w:t>3.3</w:t>
      </w:r>
      <w:r w:rsidR="00277D55">
        <w:fldChar w:fldCharType="end"/>
      </w:r>
      <w:r w:rsidR="00277D55">
        <w:t xml:space="preserve">).  </w:t>
      </w:r>
    </w:p>
    <w:p w14:paraId="3BB9E6DE" w14:textId="6AC4D6FF" w:rsidR="00A076F0" w:rsidRDefault="00E04F1D" w:rsidP="00277D55">
      <w:pPr>
        <w:ind w:firstLine="576"/>
      </w:pPr>
      <w:r>
        <w:rPr>
          <w:noProof/>
        </w:rPr>
        <w:drawing>
          <wp:anchor distT="0" distB="0" distL="114300" distR="114300" simplePos="0" relativeHeight="251672576" behindDoc="0" locked="0" layoutInCell="1" allowOverlap="1" wp14:anchorId="33732C6F" wp14:editId="69FDF10B">
            <wp:simplePos x="0" y="0"/>
            <wp:positionH relativeFrom="column">
              <wp:posOffset>4023360</wp:posOffset>
            </wp:positionH>
            <wp:positionV relativeFrom="paragraph">
              <wp:posOffset>1246818</wp:posOffset>
            </wp:positionV>
            <wp:extent cx="2004060" cy="149600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18701" cy="1506934"/>
                    </a:xfrm>
                    <a:prstGeom prst="rect">
                      <a:avLst/>
                    </a:prstGeom>
                  </pic:spPr>
                </pic:pic>
              </a:graphicData>
            </a:graphic>
            <wp14:sizeRelH relativeFrom="page">
              <wp14:pctWidth>0</wp14:pctWidth>
            </wp14:sizeRelH>
            <wp14:sizeRelV relativeFrom="page">
              <wp14:pctHeight>0</wp14:pctHeight>
            </wp14:sizeRelV>
          </wp:anchor>
        </w:drawing>
      </w:r>
      <w:r w:rsidR="00A076F0">
        <w:rPr>
          <w:noProof/>
        </w:rPr>
        <w:drawing>
          <wp:inline distT="0" distB="0" distL="0" distR="0" wp14:anchorId="4EA4B408" wp14:editId="0DB8528D">
            <wp:extent cx="5195576" cy="3860800"/>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maxS lin pow.png"/>
                    <pic:cNvPicPr/>
                  </pic:nvPicPr>
                  <pic:blipFill rotWithShape="1">
                    <a:blip r:embed="rId32" cstate="print">
                      <a:extLst>
                        <a:ext uri="{28A0092B-C50C-407E-A947-70E740481C1C}">
                          <a14:useLocalDpi xmlns:a14="http://schemas.microsoft.com/office/drawing/2010/main" val="0"/>
                        </a:ext>
                      </a:extLst>
                    </a:blip>
                    <a:srcRect l="4292" t="5129" r="8304"/>
                    <a:stretch/>
                  </pic:blipFill>
                  <pic:spPr bwMode="auto">
                    <a:xfrm>
                      <a:off x="0" y="0"/>
                      <a:ext cx="5241379" cy="3894836"/>
                    </a:xfrm>
                    <a:prstGeom prst="rect">
                      <a:avLst/>
                    </a:prstGeom>
                    <a:ln>
                      <a:noFill/>
                    </a:ln>
                    <a:extLst>
                      <a:ext uri="{53640926-AAD7-44D8-BBD7-CCE9431645EC}">
                        <a14:shadowObscured xmlns:a14="http://schemas.microsoft.com/office/drawing/2010/main"/>
                      </a:ext>
                    </a:extLst>
                  </pic:spPr>
                </pic:pic>
              </a:graphicData>
            </a:graphic>
          </wp:inline>
        </w:drawing>
      </w:r>
    </w:p>
    <w:p w14:paraId="503495C0" w14:textId="02886FEF" w:rsidR="00DB54DE" w:rsidRPr="00DB54DE" w:rsidRDefault="00A076F0" w:rsidP="00A076F0">
      <w:pPr>
        <w:pStyle w:val="Caption"/>
      </w:pPr>
      <w:bookmarkStart w:id="159" w:name="_Ref386781357"/>
      <w:r>
        <w:t xml:space="preserve">Figure </w:t>
      </w:r>
      <w:fldSimple w:instr=" SEQ Figure \* ARABIC ">
        <w:r w:rsidR="00402F4A">
          <w:rPr>
            <w:noProof/>
          </w:rPr>
          <w:t>13</w:t>
        </w:r>
      </w:fldSimple>
      <w:bookmarkEnd w:id="159"/>
      <w:r w:rsidR="00B4531B">
        <w:t>. P</w:t>
      </w:r>
      <w:r>
        <w:t xml:space="preserve">ower </w:t>
      </w:r>
      <w:r w:rsidR="0015364A">
        <w:t>law</w:t>
      </w:r>
      <w:r w:rsidR="007F086E">
        <w:t xml:space="preserve"> sediment rating curves </w:t>
      </w:r>
      <w:r w:rsidR="006C3A2F">
        <w:t>for SSY-Qmax from UPPER and TOTAL Faga’alu watersheds.</w:t>
      </w:r>
      <w:r w:rsidR="007F086E">
        <w:t>.</w:t>
      </w:r>
      <w:r w:rsidR="00B4531B">
        <w:t xml:space="preserve"> Linear and nonlinear sediment rating curves for all watersheds in </w:t>
      </w:r>
      <w:r w:rsidR="007F086E">
        <w:t xml:space="preserve"> </w:t>
      </w:r>
      <w:r w:rsidR="00B4531B">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al.(2012)", "previouslyFormattedCitation" : "(Duvert et al., 2012)" }, "properties" : { "noteIndex" : 0 }, "schema" : "https://github.com/citation-style-language/schema/raw/master/csl-citation.json" }</w:instrText>
      </w:r>
      <w:r w:rsidR="00B4531B">
        <w:fldChar w:fldCharType="separate"/>
      </w:r>
      <w:r w:rsidR="00B4531B">
        <w:rPr>
          <w:i w:val="0"/>
          <w:noProof/>
        </w:rPr>
        <w:t>Duvert et al.(</w:t>
      </w:r>
      <w:r w:rsidR="00B4531B" w:rsidRPr="00B4531B">
        <w:rPr>
          <w:i w:val="0"/>
          <w:noProof/>
        </w:rPr>
        <w:t>2012)</w:t>
      </w:r>
      <w:r w:rsidR="00B4531B">
        <w:fldChar w:fldCharType="end"/>
      </w:r>
      <w:r w:rsidR="00B4531B">
        <w:t>, as well as t</w:t>
      </w:r>
      <w:r w:rsidR="0015364A">
        <w:t xml:space="preserve">hree </w:t>
      </w:r>
      <w:r w:rsidR="00B4531B">
        <w:t>similar watersheds (LA</w:t>
      </w:r>
      <w:r w:rsidR="00B4531B" w:rsidRPr="00B4531B">
        <w:rPr>
          <w:vertAlign w:val="subscript"/>
        </w:rPr>
        <w:t>FR</w:t>
      </w:r>
      <w:r w:rsidR="00B4531B">
        <w:t xml:space="preserve"> </w:t>
      </w:r>
      <w:r w:rsidR="0015364A">
        <w:t>,</w:t>
      </w:r>
      <w:r w:rsidR="00B4531B">
        <w:t>AR</w:t>
      </w:r>
      <w:r w:rsidR="00B4531B" w:rsidRPr="00B4531B">
        <w:rPr>
          <w:vertAlign w:val="subscript"/>
        </w:rPr>
        <w:t>ES</w:t>
      </w:r>
      <w:r w:rsidR="0015364A">
        <w:rPr>
          <w:vertAlign w:val="subscript"/>
        </w:rPr>
        <w:t xml:space="preserve"> </w:t>
      </w:r>
      <w:r w:rsidR="006C3A2F">
        <w:rPr>
          <w:vertAlign w:val="subscript"/>
        </w:rPr>
        <w:t>,</w:t>
      </w:r>
      <w:r w:rsidR="0015364A" w:rsidRPr="0015364A">
        <w:t>CI</w:t>
      </w:r>
      <w:r w:rsidR="0015364A">
        <w:rPr>
          <w:vertAlign w:val="subscript"/>
        </w:rPr>
        <w:t>ES</w:t>
      </w:r>
      <w:r w:rsidR="00B4531B">
        <w:t>) are plotted for comparison.</w:t>
      </w:r>
      <w:r w:rsidR="006C3A2F">
        <w:t xml:space="preserve"> Inset: All SSY-Qmax data for eight small, mountainous watersheds, fit by linear and nonlinear SSY-Qmax rating curves </w:t>
      </w:r>
      <w:r w:rsidR="006C3A2F">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6C3A2F">
        <w:fldChar w:fldCharType="separate"/>
      </w:r>
      <w:r w:rsidR="00FC7C8C" w:rsidRPr="00FC7C8C">
        <w:rPr>
          <w:i w:val="0"/>
          <w:noProof/>
        </w:rPr>
        <w:t>(Duvert et al., 2012)</w:t>
      </w:r>
      <w:r w:rsidR="006C3A2F">
        <w:fldChar w:fldCharType="end"/>
      </w:r>
      <w:r w:rsidR="006C3A2F">
        <w:t xml:space="preserve">. </w:t>
      </w:r>
    </w:p>
    <w:p w14:paraId="7FEB87EC" w14:textId="102BB527" w:rsidR="00B779C4" w:rsidRDefault="00B779C4" w:rsidP="00885FFD">
      <w:pPr>
        <w:jc w:val="both"/>
      </w:pPr>
      <w:bookmarkStart w:id="160" w:name="32000"/>
      <w:bookmarkEnd w:id="160"/>
      <w:r>
        <w:tab/>
        <w:t xml:space="preserve">The area-normalized SSY-Qmax models for the UPPER and TOTAL watersheds in Faga’alu were compared to the SSY-Qmax models from eight small, mountainous catchments in Spain, France and Mexico </w:t>
      </w:r>
      <w:r>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00FC7C8C" w:rsidRPr="00FC7C8C">
        <w:rPr>
          <w:noProof/>
        </w:rPr>
        <w:t>(Duvert et al., 2012)</w:t>
      </w:r>
      <w:r>
        <w:fldChar w:fldCharType="end"/>
      </w:r>
      <w:r>
        <w:t xml:space="preserve">. The UPPER watershed model was slightly higher, and the TOTAL watershed model was significantly higher than the nonlinear model fit to all the data in </w:t>
      </w:r>
      <w:r>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w:t>
      </w:r>
      <w:r w:rsidRPr="00B779C4">
        <w:rPr>
          <w:noProof/>
        </w:rPr>
        <w:t xml:space="preserve"> </w:t>
      </w:r>
      <w:r>
        <w:rPr>
          <w:noProof/>
        </w:rPr>
        <w:t>(</w:t>
      </w:r>
      <w:r w:rsidRPr="00B779C4">
        <w:rPr>
          <w:noProof/>
        </w:rPr>
        <w:t>2012)</w:t>
      </w:r>
      <w:r>
        <w:fldChar w:fldCharType="end"/>
      </w:r>
      <w:r>
        <w:t>(</w:t>
      </w:r>
      <w:r>
        <w:fldChar w:fldCharType="begin"/>
      </w:r>
      <w:r>
        <w:instrText xml:space="preserve"> REF _Ref386781357 \h </w:instrText>
      </w:r>
      <w:r w:rsidR="00885FFD">
        <w:instrText xml:space="preserve"> \* MERGEFORMAT </w:instrText>
      </w:r>
      <w:r>
        <w:fldChar w:fldCharType="separate"/>
      </w:r>
      <w:r w:rsidR="00402F4A">
        <w:t xml:space="preserve">Figure </w:t>
      </w:r>
      <w:r w:rsidR="00402F4A">
        <w:rPr>
          <w:noProof/>
        </w:rPr>
        <w:t>13</w:t>
      </w:r>
      <w:r>
        <w:fldChar w:fldCharType="end"/>
      </w:r>
      <w:r>
        <w:t xml:space="preserve">. The UPPER </w:t>
      </w:r>
      <w:r w:rsidR="005857EE">
        <w:t>model</w:t>
      </w:r>
      <w:r>
        <w:t xml:space="preserve"> was very similar to a watershed specific model (AR</w:t>
      </w:r>
      <w:r w:rsidRPr="00B779C4">
        <w:rPr>
          <w:vertAlign w:val="subscript"/>
        </w:rPr>
        <w:t>ES</w:t>
      </w:r>
      <w:r>
        <w:t>) for a watershed in the Spanish Pyrenees</w:t>
      </w:r>
      <w:r w:rsidR="005857EE">
        <w:t xml:space="preserve"> (0.45km</w:t>
      </w:r>
      <w:r w:rsidR="005857EE" w:rsidRPr="00B779C4">
        <w:rPr>
          <w:vertAlign w:val="superscript"/>
        </w:rPr>
        <w:t>2</w:t>
      </w:r>
      <w:r w:rsidR="005857EE">
        <w:t>)</w:t>
      </w:r>
      <w:r>
        <w:t>.</w:t>
      </w:r>
    </w:p>
    <w:p w14:paraId="21A8FF6E" w14:textId="1B0FD402" w:rsidR="0091433A" w:rsidRDefault="005857EE" w:rsidP="00885FFD">
      <w:pPr>
        <w:ind w:firstLine="432"/>
        <w:jc w:val="both"/>
      </w:pPr>
      <w:commentRangeStart w:id="161"/>
      <w:r>
        <w:t>Several researchers have attempted to explain the difference in α (intercept) and β (slope) coefficients according to watershed characteristics.</w:t>
      </w:r>
      <w:r w:rsidR="0091433A">
        <w:t xml:space="preserve"> A sediment rating curve (Q-SSC) is considered a ‘black box’ model, and the α and β coefficients have no physical meaning. However, some physical interpretation has been ascribed to them, with the α coefficient representing an erosion severity index, and the β </w:t>
      </w:r>
      <w:r w:rsidR="0091433A">
        <w:lastRenderedPageBreak/>
        <w:t xml:space="preserve">coefficient representing the erosive power of the river. High α values suggest high availability of easily eroded sediment sources in the watershed, and high β values suggest that a small change in stream discharge leads to a large increase in sediment load due to the erosive power of the river or the extent that new sediment sources become available as discharge increases </w:t>
      </w:r>
      <w:r w:rsidR="0091433A">
        <w:rPr>
          <w:rFonts w:asciiTheme="majorHAnsi" w:eastAsiaTheme="majorEastAsia" w:hAnsiTheme="majorHAnsi" w:cstheme="majorBidi"/>
          <w:b/>
          <w:i/>
          <w:sz w:val="24"/>
          <w:szCs w:val="26"/>
        </w:rPr>
        <w:fldChar w:fldCharType="begin" w:fldLock="1"/>
      </w:r>
      <w:r w:rsidR="003169E1">
        <w:rPr>
          <w:rFonts w:asciiTheme="majorHAnsi" w:eastAsiaTheme="majorEastAsia" w:hAnsiTheme="majorHAnsi" w:cstheme="majorBidi"/>
          <w:b/>
          <w:i/>
          <w:sz w:val="24"/>
          <w:szCs w:val="26"/>
        </w:rPr>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0091433A">
        <w:rPr>
          <w:rFonts w:asciiTheme="majorHAnsi" w:eastAsiaTheme="majorEastAsia" w:hAnsiTheme="majorHAnsi" w:cstheme="majorBidi"/>
          <w:b/>
          <w:i/>
          <w:sz w:val="24"/>
          <w:szCs w:val="26"/>
        </w:rPr>
        <w:fldChar w:fldCharType="separate"/>
      </w:r>
      <w:r w:rsidR="00FC7C8C" w:rsidRPr="00FC7C8C">
        <w:rPr>
          <w:noProof/>
        </w:rPr>
        <w:t>(Asselman, 2000)</w:t>
      </w:r>
      <w:r w:rsidR="0091433A">
        <w:rPr>
          <w:rFonts w:asciiTheme="majorHAnsi" w:eastAsiaTheme="majorEastAsia" w:hAnsiTheme="majorHAnsi" w:cstheme="majorBidi"/>
          <w:b/>
          <w:i/>
          <w:sz w:val="24"/>
          <w:szCs w:val="26"/>
        </w:rPr>
        <w:fldChar w:fldCharType="end"/>
      </w:r>
      <w:r w:rsidR="0091433A">
        <w:t xml:space="preserve">. </w:t>
      </w:r>
      <w:commentRangeEnd w:id="161"/>
      <w:r w:rsidR="00083004">
        <w:rPr>
          <w:rStyle w:val="CommentReference"/>
        </w:rPr>
        <w:commentReference w:id="161"/>
      </w:r>
    </w:p>
    <w:p w14:paraId="485256B9" w14:textId="2853664C" w:rsidR="008309B3" w:rsidRDefault="0091433A" w:rsidP="00885FFD">
      <w:pPr>
        <w:ind w:firstLine="432"/>
        <w:jc w:val="both"/>
      </w:pPr>
      <w:r>
        <w:t>Similar analysis has been done on event-based sediment yield curves.</w:t>
      </w:r>
      <w:r w:rsidR="004D6C39">
        <w:t xml:space="preserve"> </w:t>
      </w:r>
      <w:r w:rsidR="00530F0D">
        <w:fldChar w:fldCharType="begin" w:fldLock="1"/>
      </w:r>
      <w:r w:rsidR="003169E1">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rsidR="00530F0D">
        <w:fldChar w:fldCharType="separate"/>
      </w:r>
      <w:r w:rsidR="00530F0D">
        <w:rPr>
          <w:noProof/>
        </w:rPr>
        <w:t>Rankl (</w:t>
      </w:r>
      <w:r w:rsidR="00530F0D" w:rsidRPr="00530F0D">
        <w:rPr>
          <w:noProof/>
        </w:rPr>
        <w:t>2004)</w:t>
      </w:r>
      <w:r w:rsidR="00530F0D">
        <w:fldChar w:fldCharType="end"/>
      </w:r>
      <w:r w:rsidR="00530F0D">
        <w:t xml:space="preserve"> </w:t>
      </w:r>
      <w:r w:rsidR="005857EE" w:rsidRPr="004D6C39">
        <w:t xml:space="preserve">found </w:t>
      </w:r>
      <w:r w:rsidR="005857EE">
        <w:t>that β</w:t>
      </w:r>
      <w:r w:rsidR="005857EE" w:rsidRPr="004D6C39">
        <w:t xml:space="preserve"> </w:t>
      </w:r>
      <w:r w:rsidR="005857EE">
        <w:t xml:space="preserve">coefficients </w:t>
      </w:r>
      <w:r w:rsidR="005857EE" w:rsidRPr="004D6C39">
        <w:t xml:space="preserve">were not statistically </w:t>
      </w:r>
      <w:commentRangeStart w:id="162"/>
      <w:r w:rsidR="005857EE" w:rsidRPr="004D6C39">
        <w:t>different</w:t>
      </w:r>
      <w:commentRangeEnd w:id="162"/>
      <w:r w:rsidR="00083004">
        <w:rPr>
          <w:rStyle w:val="CommentReference"/>
        </w:rPr>
        <w:commentReference w:id="162"/>
      </w:r>
      <w:r w:rsidR="005857EE" w:rsidRPr="004D6C39">
        <w:t xml:space="preserve">, and he assumed that the </w:t>
      </w:r>
      <w:r w:rsidR="005857EE">
        <w:t>β</w:t>
      </w:r>
      <w:r w:rsidR="005857EE" w:rsidRPr="004D6C39">
        <w:t xml:space="preserve"> exponent was a function of rainfall intensity on hillslopes.</w:t>
      </w:r>
      <w:r w:rsidR="005857EE" w:rsidRPr="005857EE">
        <w:t xml:space="preserve"> </w:t>
      </w:r>
      <w:r w:rsidR="00530F0D">
        <w:fldChar w:fldCharType="begin" w:fldLock="1"/>
      </w:r>
      <w:r w:rsidR="003169E1">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rsidR="00530F0D">
        <w:fldChar w:fldCharType="separate"/>
      </w:r>
      <w:r w:rsidR="00530F0D">
        <w:rPr>
          <w:noProof/>
        </w:rPr>
        <w:t>Rankl (</w:t>
      </w:r>
      <w:r w:rsidR="00530F0D" w:rsidRPr="00530F0D">
        <w:rPr>
          <w:noProof/>
        </w:rPr>
        <w:t>2004)</w:t>
      </w:r>
      <w:r w:rsidR="00530F0D">
        <w:fldChar w:fldCharType="end"/>
      </w:r>
      <w:r w:rsidR="00530F0D">
        <w:t xml:space="preserve"> </w:t>
      </w:r>
      <w:r w:rsidR="005857EE">
        <w:t xml:space="preserve">hypothesized that variability in α (the intercept) was a function of sediment availability and erodibility in watersheds, but </w:t>
      </w:r>
      <w:r w:rsidR="005857EE">
        <w:fldChar w:fldCharType="begin" w:fldLock="1"/>
      </w:r>
      <w:r w:rsidR="003169E1">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rsidR="005857EE">
        <w:fldChar w:fldCharType="separate"/>
      </w:r>
      <w:r w:rsidR="005857EE">
        <w:rPr>
          <w:noProof/>
        </w:rPr>
        <w:t>Duvert et al. (</w:t>
      </w:r>
      <w:r w:rsidR="005857EE" w:rsidRPr="005857EE">
        <w:rPr>
          <w:noProof/>
        </w:rPr>
        <w:t>2012)</w:t>
      </w:r>
      <w:r w:rsidR="005857EE">
        <w:fldChar w:fldCharType="end"/>
      </w:r>
      <w:r w:rsidR="005857EE">
        <w:t xml:space="preserve"> argued that α</w:t>
      </w:r>
      <w:r w:rsidR="00271363">
        <w:t xml:space="preserve"> values are dependent on the</w:t>
      </w:r>
      <w:r w:rsidR="005857EE">
        <w:t xml:space="preserve"> regression</w:t>
      </w:r>
      <w:r w:rsidR="00271363">
        <w:t xml:space="preserve"> fitting</w:t>
      </w:r>
      <w:r w:rsidR="005857EE">
        <w:t xml:space="preserve"> method</w:t>
      </w:r>
      <w:r w:rsidR="00271363">
        <w:t xml:space="preserve"> (nonlinear</w:t>
      </w:r>
      <w:r w:rsidR="005857EE">
        <w:t xml:space="preserve"> method</w:t>
      </w:r>
      <w:r w:rsidR="00271363">
        <w:t xml:space="preserve"> fits higher up on low discharges than linear fit)</w:t>
      </w:r>
      <w:r w:rsidR="005857EE">
        <w:t xml:space="preserve">. </w:t>
      </w:r>
    </w:p>
    <w:p w14:paraId="123AE85A" w14:textId="133CB9B6" w:rsidR="00083004" w:rsidRPr="00AC6C97" w:rsidRDefault="00083004" w:rsidP="00885FFD">
      <w:pPr>
        <w:ind w:firstLine="432"/>
        <w:jc w:val="both"/>
      </w:pPr>
      <w:r>
        <w:t xml:space="preserve"> The alpha and beta in Faga’alu show that…</w:t>
      </w:r>
    </w:p>
    <w:p w14:paraId="11B19532" w14:textId="77777777" w:rsidR="00080E96" w:rsidRPr="00080E96" w:rsidRDefault="00DE1070" w:rsidP="00080E96">
      <w:pPr>
        <w:pStyle w:val="Heading1"/>
        <w:rPr>
          <w:rStyle w:val="Heading1Char"/>
          <w:b/>
        </w:rPr>
      </w:pPr>
      <w:bookmarkStart w:id="163" w:name="33000"/>
      <w:bookmarkEnd w:id="163"/>
      <w:r w:rsidRPr="00080E96">
        <w:rPr>
          <w:rStyle w:val="Heading1Char"/>
          <w:b/>
        </w:rPr>
        <w:t xml:space="preserve">Conclusions </w:t>
      </w:r>
    </w:p>
    <w:p w14:paraId="07EBEDF3" w14:textId="523D6D90" w:rsidR="004061EA" w:rsidRDefault="00F26107" w:rsidP="00885FFD">
      <w:pPr>
        <w:ind w:firstLine="432"/>
        <w:jc w:val="both"/>
      </w:pPr>
      <w:r>
        <w:t>Event-based SSY from the UPPER watershed was measured during 55 storms at the upstream site (FOREST), and from the TOTAL watershed during 30 storms at the downstream site (</w:t>
      </w:r>
      <w:commentRangeStart w:id="164"/>
      <w:r>
        <w:t>VILLAGE</w:t>
      </w:r>
      <w:commentRangeEnd w:id="164"/>
      <w:r w:rsidR="000931C0">
        <w:rPr>
          <w:rStyle w:val="CommentReference"/>
        </w:rPr>
        <w:commentReference w:id="164"/>
      </w:r>
      <w:r>
        <w:t xml:space="preserve">). </w:t>
      </w:r>
      <w:r w:rsidR="00F25EAF">
        <w:t xml:space="preserve">Given the lack of data on </w:t>
      </w:r>
      <w:r>
        <w:t>SSY</w:t>
      </w:r>
      <w:r w:rsidR="00F25EAF">
        <w:t xml:space="preserve"> from steep, tropical </w:t>
      </w:r>
      <w:r>
        <w:t>watersheds</w:t>
      </w:r>
      <w:r w:rsidR="00F25EAF">
        <w:t xml:space="preserve">, especially for storm events, this research provides novel data for constraining predictions of SSY in these environments, and </w:t>
      </w:r>
      <w:r w:rsidR="008D049D">
        <w:t>future comparison to</w:t>
      </w:r>
      <w:r w:rsidR="00F25EAF">
        <w:t xml:space="preserve"> other watershed</w:t>
      </w:r>
      <w:r w:rsidR="009238D4">
        <w:t>s adjacent sensitive coral reefs</w:t>
      </w:r>
      <w:r w:rsidR="008D049D">
        <w:t xml:space="preserve"> </w:t>
      </w:r>
      <w:commentRangeStart w:id="165"/>
      <w:r w:rsidR="008D049D">
        <w:t>in Puerto Rico and West Maui</w:t>
      </w:r>
      <w:r w:rsidR="009238D4">
        <w:t xml:space="preserve"> Priority Watersheds</w:t>
      </w:r>
      <w:commentRangeEnd w:id="165"/>
      <w:r w:rsidR="000931C0">
        <w:rPr>
          <w:rStyle w:val="CommentReference"/>
        </w:rPr>
        <w:commentReference w:id="165"/>
      </w:r>
      <w:r w:rsidR="00F25EAF">
        <w:t xml:space="preserve">. </w:t>
      </w:r>
    </w:p>
    <w:p w14:paraId="3C6CDAFC" w14:textId="4C84BF8A" w:rsidR="00AD3C4F" w:rsidRDefault="00F26107" w:rsidP="00885FFD">
      <w:pPr>
        <w:ind w:firstLine="432"/>
        <w:jc w:val="both"/>
      </w:pPr>
      <w:commentRangeStart w:id="166"/>
      <w:r>
        <w:t xml:space="preserve">SSC </w:t>
      </w:r>
      <w:r w:rsidR="000931C0">
        <w:t xml:space="preserve">was significantly higher </w:t>
      </w:r>
      <w:r>
        <w:t>downstream of the quarry during base- and stormflows, identifying the quarry as a key source of sediment loading</w:t>
      </w:r>
      <w:commentRangeEnd w:id="166"/>
      <w:r w:rsidR="000931C0">
        <w:rPr>
          <w:rStyle w:val="CommentReference"/>
        </w:rPr>
        <w:commentReference w:id="166"/>
      </w:r>
      <w:r>
        <w:t xml:space="preserve">. </w:t>
      </w:r>
      <w:commentRangeStart w:id="167"/>
      <w:r>
        <w:t xml:space="preserve">Changes in the Q-SSC relationship shows a lack of high SSC values in the second and third field campaigns (2013 and 2014), reflecting a change in quarrying practices and significant mitigation of sediment loading during low discharge. </w:t>
      </w:r>
      <w:commentRangeEnd w:id="167"/>
      <w:r w:rsidR="000931C0">
        <w:rPr>
          <w:rStyle w:val="CommentReference"/>
        </w:rPr>
        <w:commentReference w:id="167"/>
      </w:r>
      <w:r w:rsidR="008D049D">
        <w:t xml:space="preserve"> </w:t>
      </w:r>
      <w:r w:rsidR="003739AC">
        <w:t>A sediment budget quantifying</w:t>
      </w:r>
      <w:r w:rsidR="008D049D">
        <w:t xml:space="preserve"> event SSY from the </w:t>
      </w:r>
      <w:r>
        <w:t xml:space="preserve">UPPER </w:t>
      </w:r>
      <w:r w:rsidR="008D049D">
        <w:t xml:space="preserve">and </w:t>
      </w:r>
      <w:r>
        <w:t>LOWER</w:t>
      </w:r>
      <w:r w:rsidR="008D049D">
        <w:t xml:space="preserve"> watersheds showed </w:t>
      </w:r>
      <w:r w:rsidR="00B622C5">
        <w:t>on average 83</w:t>
      </w:r>
      <w:r w:rsidR="008D049D">
        <w:t>% of the total sediment loading to the Bay</w:t>
      </w:r>
      <w:r w:rsidR="003739AC">
        <w:t xml:space="preserve"> was contributed by the LOWER subwatershed</w:t>
      </w:r>
      <w:r w:rsidR="008D049D">
        <w:t xml:space="preserve">. </w:t>
      </w:r>
      <w:r w:rsidR="000931C0">
        <w:t>S</w:t>
      </w:r>
      <w:r w:rsidR="00E50A42">
        <w:t>ediment loading to Faga’alu</w:t>
      </w:r>
      <w:r w:rsidR="00AD3C4F">
        <w:t xml:space="preserve"> has </w:t>
      </w:r>
      <w:r w:rsidR="00B622C5">
        <w:t xml:space="preserve">increased </w:t>
      </w:r>
      <w:r w:rsidR="003739AC">
        <w:t>~200</w:t>
      </w:r>
      <w:r w:rsidR="00B622C5">
        <w:t>%</w:t>
      </w:r>
      <w:r w:rsidR="00E54CB9">
        <w:t xml:space="preserve"> </w:t>
      </w:r>
      <w:r w:rsidR="00AD3C4F">
        <w:t xml:space="preserve">as a result of human land use. </w:t>
      </w:r>
      <w:r w:rsidR="003739AC">
        <w:t xml:space="preserve">Similar to results from other watershed, Qmax had the highest correlation of the tested predictors of SSY, and was best fit by a ordinary least squares regression on the log-transformed data. A model was developed to predict SSY and provide a baseline of sediment loading to Faga’alu Bay from the UPPER, LOWER, and TOTAL Faga’alu watersheds. The area-normalized SSY-Qmax model compared well to other studies, and showed a significant increase in sediment loading above natural levels. </w:t>
      </w:r>
    </w:p>
    <w:p w14:paraId="63DD90F6" w14:textId="79A3CC5D" w:rsidR="005E3A2F" w:rsidRDefault="003739AC" w:rsidP="00885FFD">
      <w:pPr>
        <w:ind w:firstLine="432"/>
        <w:jc w:val="both"/>
      </w:pPr>
      <w:r>
        <w:t xml:space="preserve"> </w:t>
      </w:r>
      <w:r w:rsidR="00AD3C4F">
        <w:t>Due to the modeling techniques involving rating curves</w:t>
      </w:r>
      <w:r>
        <w:t xml:space="preserve"> to model Q and </w:t>
      </w:r>
      <w:r w:rsidR="00AD3C4F">
        <w:t xml:space="preserve">SSC, there needs to be some analysis of the uncertainty in the SSY measurements. Future efforts will include a method for </w:t>
      </w:r>
      <w:r w:rsidR="00E17015">
        <w:t>propagating confidence intervals for stage/discharge and turbidity/</w:t>
      </w:r>
      <w:r w:rsidR="00AD3C4F">
        <w:t>SSC</w:t>
      </w:r>
      <w:r w:rsidR="00E17015">
        <w:t xml:space="preserve"> relationships through to the </w:t>
      </w:r>
      <w:r w:rsidR="00AD3C4F">
        <w:t xml:space="preserve">SSY calculations and </w:t>
      </w:r>
      <w:r w:rsidR="00E17015">
        <w:t xml:space="preserve">sediment rating curves. </w:t>
      </w:r>
      <w:r w:rsidR="005E3A2F">
        <w:br w:type="page"/>
      </w:r>
    </w:p>
    <w:p w14:paraId="17B3E123" w14:textId="5458E241" w:rsidR="00E17015" w:rsidRDefault="005E3A2F" w:rsidP="005E3A2F">
      <w:pPr>
        <w:pStyle w:val="Heading1"/>
      </w:pPr>
      <w:r>
        <w:lastRenderedPageBreak/>
        <w:t>References</w:t>
      </w:r>
    </w:p>
    <w:p w14:paraId="14845769" w14:textId="1A2B9874" w:rsidR="003169E1" w:rsidRPr="003169E1" w:rsidRDefault="005E3A2F">
      <w:pPr>
        <w:pStyle w:val="NormalWeb"/>
        <w:ind w:left="480" w:hanging="480"/>
        <w:divId w:val="70590155"/>
        <w:rPr>
          <w:rFonts w:ascii="Calibri" w:eastAsiaTheme="minorEastAsia" w:hAnsi="Calibri"/>
          <w:noProof/>
          <w:sz w:val="22"/>
        </w:rPr>
      </w:pPr>
      <w:r>
        <w:fldChar w:fldCharType="begin" w:fldLock="1"/>
      </w:r>
      <w:r>
        <w:instrText xml:space="preserve">ADDIN Mendeley Bibliography CSL_BIBLIOGRAPHY </w:instrText>
      </w:r>
      <w:r>
        <w:fldChar w:fldCharType="separate"/>
      </w:r>
      <w:r w:rsidR="003169E1" w:rsidRPr="003169E1">
        <w:rPr>
          <w:rFonts w:ascii="Calibri" w:hAnsi="Calibri"/>
          <w:noProof/>
          <w:sz w:val="22"/>
        </w:rPr>
        <w:t>Aeby, G., Aletto, S.C., Anderson, P., Carroll, B.P., DiDonato, E.M., DiDonato, G.T., Farmer, V., Fenner, D., Gove, J., Gulick, S., 2006. The State of Coral Reef Ecosystems of American Samoa.</w:t>
      </w:r>
    </w:p>
    <w:p w14:paraId="341A2479"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Araujo, H.A., Cooper, A.B., Hassan, M.A., Venditti, J., 2012. Estimating suspended sediment concentrations in areas with limited hydrological data using a mixed‐effects model. Hydrol. Process. 3678–3688. doi:10.1002/hyp.8462</w:t>
      </w:r>
    </w:p>
    <w:p w14:paraId="69F5FAD0"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Asselman, N.E.M., 2000. Fitting and interpretation of sediment rating curves. J. Hydrol. 234, 228–248. doi:10.1016/S0022-1694(00)00253-5</w:t>
      </w:r>
    </w:p>
    <w:p w14:paraId="1CA3FAFF"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Bartley, R., Bainbridge, Z.T., Lewis, S.E., Kroon, F.J., Wilkinson, S.N., Brodie, J.E., Silburn, D.M., 2014. Relating sediment impacts on coral reefs to watershed sources, processes and management: a review. Sci. Total Environ. 468-469, 1138–53. doi:10.1016/j.scitotenv.2013.09.030</w:t>
      </w:r>
    </w:p>
    <w:p w14:paraId="59E0BEA9"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Bartley, R., Speirs, W.J., Ellis, T.W., Waters, D.K., 2012. A review of sediment and nutrient concentration data from Australia for use in catchment water quality models. Mar. Pollut. Bull. 65, 101–16. doi:10.1016/j.marpolbul.2011.08.009</w:t>
      </w:r>
    </w:p>
    <w:p w14:paraId="1DFF31D0"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Basher, L., Hicks, D., Clapp, B., Hewitt, T., 2011. Sediment yield response to large storm events and forest harvesting, Motueka River, New Zealand. New Zeal. J. Mar. Freshw. Res. 45, 333–356. doi:10.1080/00288330.2011.570350</w:t>
      </w:r>
    </w:p>
    <w:p w14:paraId="6226B8ED"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Bonta, J. V, 2000. Impact of Coal Surface Mining and Reclamation on Suspended Sediment in Three Ohio Watersheds. JAWRA J. Am. Water Resour. Assoc. 36, 869–887.</w:t>
      </w:r>
    </w:p>
    <w:p w14:paraId="02913711"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Buchanan-Banks, J., 1979. The October 28 1979 Landslidng on Tutuila.</w:t>
      </w:r>
    </w:p>
    <w:p w14:paraId="17FA27EC"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Calhoun, R.S., Fletcher, C.H., 1999. Measured and predicted sediment yield from a subtropical , heavy rainfall , steep-sided river basin : Hanalei , Kauai , Hawaiian Islands. Geomorphology 30, 213–226.</w:t>
      </w:r>
    </w:p>
    <w:p w14:paraId="72DA4AAC"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Craig, P., 2009. Natural History Guide to American Samoa.</w:t>
      </w:r>
    </w:p>
    <w:p w14:paraId="3B6F9355"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Curtis, S., Wetzell, L., Wiles, P., Tinitali, R., 2011. Turbidity in Faga’alu Stream: The Sources, Impacts, and Solutions.</w:t>
      </w:r>
    </w:p>
    <w:p w14:paraId="4273FE9E"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Dames &amp; Moore, 1981. Hydrologic Investigation of Surface Water for Water Supply and Hydropower.</w:t>
      </w:r>
    </w:p>
    <w:p w14:paraId="76FBCBF6"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Draut, A.E., Bothner, M.H., Field, M.E., Reynolds, R.L., Cochran, S.A.Logan, J.B., Storlazzi, C.D., Berg, C.J., 2009. Supply and dispersal of flood sediment from a steep, tropical watershed: Hanalei Bay, Kaua’i, Hawai'i, USA. Geol. Soc. Am. Bull. 121, 574–585. doi:10.1130/B26367.1</w:t>
      </w:r>
    </w:p>
    <w:p w14:paraId="34CC9108"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Dunne, T., Leopold, L.B., 1978. Water in environmental planning, Other Information: From review by Graham Tobin, Univ. of Iowa, Environ. Prof., Vol.1, No. 4, 261(1978).</w:t>
      </w:r>
    </w:p>
    <w:p w14:paraId="26E4B2B4"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lastRenderedPageBreak/>
        <w:t>Duvert, C., Nord, G., Gratiot, N., Navratil, O., Nadal-Romero, E., Mathys, N., Némery, J., Regüés, D., García-Ruiz, J.M., Gallart, F., Esteves, M., 2012. Towards prediction of suspended sediment yield from peak discharge in small erodible mountainous catchments (0.45–22km2) of France, Mexico and Spain. J. Hydrol. 454-455, 42–55. doi:10.1016/j.jhydrol.2012.05.048</w:t>
      </w:r>
    </w:p>
    <w:p w14:paraId="2EA87237"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Eyre, P.R., 1994. Ground-water quality reconnaissance, Tutuila, American Samoa. Honolulu, HI.</w:t>
      </w:r>
    </w:p>
    <w:p w14:paraId="0F32851F"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Fabricius, K.E., 2005. Effects of terrestrial runoff on the ecology of corals and coral reefs: review and synthesis. Mar. Pollut. Bull. 50, 125–46. doi:10.1016/j.marpolbul.2004.11.028</w:t>
      </w:r>
    </w:p>
    <w:p w14:paraId="2029A146"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Fahey, B.D., Marden, M., Phillips, C.J., 2003. Sediment yields from a forested and a pasture catchment, coastal Hawkes ba North Island New Zealand.pdf. J. Hydrol. 41.</w:t>
      </w:r>
    </w:p>
    <w:p w14:paraId="781CB7F1"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Galetovic, J.R., Toy, T.J., Foster, G.R., 1998. Guidelines for the Use of the Revised Universal Soil Loss Equation (RUSLE), Version 1.06, on Mined Lands, Construction Sites and Reclaimed Lands. Office of Technical Transfer, Western Regional Coordination Center, Office of Surface Mining.</w:t>
      </w:r>
    </w:p>
    <w:p w14:paraId="00C99DA1"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Gellis, A.C., 2013. Factors influencing storm-generated suspended-sediment concentrations and loads in four basins of contrasting land use, humid-tropical Puerto Rico. Catena 104, 39–57. doi:10.1016/j.catena.2012.10.018</w:t>
      </w:r>
    </w:p>
    <w:p w14:paraId="51B0CD61"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Gippel, C.J., 1995. Potential of turbidity monitoring for measuring the transport of suspended solids in streams. Hydrol. Process. 9, 83–97.</w:t>
      </w:r>
    </w:p>
    <w:p w14:paraId="06C3DC4F"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Gray, B.J.R., Glysson, G.D., Turcios, L.M., Schwarz, G.E., 2000. Comparability of Suspended-Sediment Concentration and Total Suspended Solids Data. Reston, Va.</w:t>
      </w:r>
    </w:p>
    <w:p w14:paraId="22E76804"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Harmel, R.D., King, K.W., Haggard, B.E., Wren, D.G., Sheridan, J.M., 2006. Practical Guidance for Discharge and Water Quality Data Collections on Small Watersheds. Trans. ASABE 49, 937–948.</w:t>
      </w:r>
    </w:p>
    <w:p w14:paraId="228E2677"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Harmel, R.D., Smith, D.R., King, K.W., Slade, R.M., 2009. Estimating storm discharge and water quality data uncertainty: A software tool for monitoring and modeling applications. Environ. Model. Softw. 24, 832–842.</w:t>
      </w:r>
    </w:p>
    <w:p w14:paraId="426661DF"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Harrelson, C.C., Rawlins, C.L., Potyondy, J.P., 1994. Stream channel reference sites: an illustrated guide to field technique. USDA Forest Service General Technical Report RM-245. erosion to sediment yield from an urbanizing watershed. US Department of Agriculture, Fort Collins, CO.</w:t>
      </w:r>
    </w:p>
    <w:p w14:paraId="6CC57C27"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Hicks, D.M., 1990. Suspended sediment yields from pasture and exotic forest basins, in: Proceedings of the New-Zealand Hydrological Society Symposium. Auckland, New Zealand.</w:t>
      </w:r>
    </w:p>
    <w:p w14:paraId="6F38E3B2"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Horsley-Witten, 2011. American Samoa Erosion and Sediment Control Field Guide.</w:t>
      </w:r>
    </w:p>
    <w:p w14:paraId="7484037F"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Horsley-Witten, 2012a. Post-Construction Stormwater Training Memorandum.</w:t>
      </w:r>
    </w:p>
    <w:p w14:paraId="07870545"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Horsley-Witten, 2012b. Post-Construction Stormwater Training Workshop, Field Work, and Interagency Meeting Summary.</w:t>
      </w:r>
    </w:p>
    <w:p w14:paraId="61E1CB5B"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lastRenderedPageBreak/>
        <w:t>Izuka, S.K., 2005. Potential Evapotranspiration on Tutuila , American Samoa.</w:t>
      </w:r>
    </w:p>
    <w:p w14:paraId="2E43511B"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Kearns, R., 2013. Personal Communication.</w:t>
      </w:r>
    </w:p>
    <w:p w14:paraId="678B33A0"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Li, Z., Li, P., Lu, K., Zheng, L., Guo, Y., 2004. Development and application of the runoff erosivity for sediment yield prediction on watershed scale., in: Proceedings of the 13th International Soil Conservation Organization (ISCO) Conference. Brisbane, Australia, p. Paper No. 668.</w:t>
      </w:r>
    </w:p>
    <w:p w14:paraId="62487184"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Milliman, J.D., Syvitski, J.P.M., 1992. Geomorphic/tectonic control of sediment discharge to the ocean: the importance of small mountainous rivers. J. Geol. 525–544.</w:t>
      </w:r>
    </w:p>
    <w:p w14:paraId="1037C07A"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Minella, J.P.G., Merten, G.H., Reichert, J.M., Clarke, R.T., 2008. Estimating suspended sediment concentrations from turbidity measurements and the calibration problem. Hydrol. Process. 22, 1819–1830. doi:10.1002/hyp.6763</w:t>
      </w:r>
    </w:p>
    <w:p w14:paraId="45DFD4E6"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Navratil, O., Esteves, M., Legout, C., Gratiot, N., Nemery, J., Willmore, S., Grangeon, T., 2011. Global uncertainty analysis of suspended sediment monitoring using turbidimeter in a small mountainous river catchment. J. Hydrol. 398, 246–259. doi:10.1016/j.jhydrol.2010.12.025</w:t>
      </w:r>
    </w:p>
    <w:p w14:paraId="36F74775"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NOAA’s Ocean Service, Coastal Services Center, 2010. 2010 C-CAP Land Cover, Territory of American Samoa, Tutuila.</w:t>
      </w:r>
    </w:p>
    <w:p w14:paraId="477D2D6B"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Pedersen Planning Consultants, 2000. American Samoa Watershed Protection Plan Volume 2: Watersheds 24-35; Prepared for ASEPA.</w:t>
      </w:r>
    </w:p>
    <w:p w14:paraId="28443A83"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Presto, M.K., Ogston, A.S., Storlazzi, C.D., Field, M.E., 2006. Temporal and spatial variability in the flow and dispersal of suspended-sediment on a fringing reef flat, Molokai, Hawaii. Estuar. Coast. Shelf Sci. 67, 67–81. doi:10.1016/j.ecss.2005.10.015</w:t>
      </w:r>
    </w:p>
    <w:p w14:paraId="5C8588DB"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Rankl, J.G., 2004. Relations Between Total-Sediment Load and Peak Discharge for Rainstorm Runoff on Five Ephemeral Streams in Wyoming.</w:t>
      </w:r>
    </w:p>
    <w:p w14:paraId="09E02E86"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Slaymaker, O., 2003. The sediment budget as conceptual framework and management tool. Hydrobiologia 494, 71–82.</w:t>
      </w:r>
    </w:p>
    <w:p w14:paraId="786592E8"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Sprugel, D.G., 1983. Correcting for bias in log-transformed equations. Ecology 64, 209–210.</w:t>
      </w:r>
    </w:p>
    <w:p w14:paraId="6BC1D261"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Syvitski, J.P.M., Vörösmarty, C.J., Kettner, A.J., Green, P., 2005. Impact of humans on the flux of terrestrial sediment to the global coastal ocean. Science (80-. ). 308, 376–380.</w:t>
      </w:r>
    </w:p>
    <w:p w14:paraId="05B0B613"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Tonkin &amp; Taylor International Ltd., 1989. Hydropower feasibility studies interim report phase 1.pdf.</w:t>
      </w:r>
    </w:p>
    <w:p w14:paraId="67459A7E"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Tuitele-Lewis, J., 2004. Agroforestry in American Samoa. Oregon State University.</w:t>
      </w:r>
    </w:p>
    <w:p w14:paraId="7444B853"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Turnipseed, D.P., Sauer, V.B., 2010. Discharge Measurements at Gaging Stations. Reston, Va.</w:t>
      </w:r>
    </w:p>
    <w:p w14:paraId="0B603F38"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lastRenderedPageBreak/>
        <w:t>URS Company, 1978. American Samoa Water Resources Study: Assessment of Water Systems American Samoa. Coastal Zone Information Center, Honolulu, HI.</w:t>
      </w:r>
    </w:p>
    <w:p w14:paraId="0665EC96"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US Bureau of Reclamation, 2012. The WinFlume Homepage [WWW Document]. URL http://www.usbr.gov/pmts/hydraulics_lab/winflume/</w:t>
      </w:r>
    </w:p>
    <w:p w14:paraId="0F31F489"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Walling, D.E., 1977. Assessing the accuracy of suspended sediment rating curves for a small basin. Water Resour. Res. 13, 531–538.</w:t>
      </w:r>
    </w:p>
    <w:p w14:paraId="0A7EEE89"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Warrick, J. a., Mertes, L. a. K., 2009. Sediment yield from the tectonically active semiarid Western Transverse Ranges of California. Geol. Soc. Am. Bull. 121, 1054–1070. doi:10.1130/B26452.1</w:t>
      </w:r>
    </w:p>
    <w:p w14:paraId="4291AB2D"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Wong, M., 1996. Analysis of Streamflow Characteristics for Streams on the Island of Tutuila, American Samoa.</w:t>
      </w:r>
    </w:p>
    <w:p w14:paraId="6960BA08" w14:textId="77777777" w:rsidR="003169E1" w:rsidRPr="003169E1" w:rsidRDefault="003169E1">
      <w:pPr>
        <w:pStyle w:val="NormalWeb"/>
        <w:ind w:left="480" w:hanging="480"/>
        <w:divId w:val="70590155"/>
        <w:rPr>
          <w:rFonts w:ascii="Calibri" w:hAnsi="Calibri"/>
          <w:noProof/>
          <w:sz w:val="22"/>
        </w:rPr>
      </w:pPr>
      <w:r w:rsidRPr="003169E1">
        <w:rPr>
          <w:rFonts w:ascii="Calibri" w:hAnsi="Calibri"/>
          <w:noProof/>
          <w:sz w:val="22"/>
        </w:rPr>
        <w:t>Zimmermann, A., Francke, T., Elsenbeer, H., 2012. Forests and erosion: Insights from a study of suspended-sediment dynamics in an overland flow-prone rainforest catchment. J. Hydrol. 170–181.</w:t>
      </w:r>
    </w:p>
    <w:p w14:paraId="4021DC9A" w14:textId="1CFFC65E" w:rsidR="005E3A2F" w:rsidRPr="00AC6C97" w:rsidRDefault="005E3A2F" w:rsidP="00AC6C97">
      <w:r>
        <w:fldChar w:fldCharType="end"/>
      </w:r>
    </w:p>
    <w:sectPr w:rsidR="005E3A2F" w:rsidRPr="00AC6C97" w:rsidSect="003C12D0">
      <w:headerReference w:type="default" r:id="rId33"/>
      <w:pgSz w:w="12240" w:h="15840"/>
      <w:pgMar w:top="1440" w:right="1440" w:bottom="1440" w:left="1440" w:header="720" w:footer="720" w:gutter="0"/>
      <w:lnNumType w:countBy="1" w:restart="continuous"/>
      <w:pgNumType w:start="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x Messina" w:date="2014-03-21T11:16:00Z" w:initials="AM">
    <w:p w14:paraId="31433186" w14:textId="77777777" w:rsidR="00611774" w:rsidRDefault="00611774">
      <w:pPr>
        <w:pStyle w:val="CommentText"/>
      </w:pPr>
      <w:r>
        <w:rPr>
          <w:rStyle w:val="CommentReference"/>
        </w:rPr>
        <w:annotationRef/>
      </w:r>
      <w:r>
        <w:t>Numbering format following Duvert (2012)</w:t>
      </w:r>
    </w:p>
  </w:comment>
  <w:comment w:id="1" w:author="Alex Messina" w:date="2014-03-21T10:18:00Z" w:initials="AM">
    <w:p w14:paraId="79CF9C7F" w14:textId="77777777" w:rsidR="00611774" w:rsidRDefault="00611774">
      <w:pPr>
        <w:pStyle w:val="CommentText"/>
      </w:pPr>
      <w:r>
        <w:rPr>
          <w:rStyle w:val="CommentReference"/>
        </w:rPr>
        <w:annotationRef/>
      </w:r>
      <w:r>
        <w:t>Intro:</w:t>
      </w:r>
    </w:p>
    <w:p w14:paraId="2CB3A488" w14:textId="77777777" w:rsidR="00611774" w:rsidRDefault="00611774">
      <w:pPr>
        <w:pStyle w:val="CommentText"/>
      </w:pPr>
      <w:r>
        <w:t>Connection to coral conservation</w:t>
      </w:r>
    </w:p>
    <w:p w14:paraId="02BBBA92" w14:textId="77777777" w:rsidR="00611774" w:rsidRDefault="00611774">
      <w:pPr>
        <w:pStyle w:val="CommentText"/>
      </w:pPr>
      <w:r>
        <w:t>Management Oriented</w:t>
      </w:r>
    </w:p>
    <w:p w14:paraId="76F11940" w14:textId="77777777" w:rsidR="00611774" w:rsidRDefault="00611774">
      <w:pPr>
        <w:pStyle w:val="CommentText"/>
      </w:pPr>
      <w:r>
        <w:t>Part of larger modeling effort</w:t>
      </w:r>
    </w:p>
    <w:p w14:paraId="1A629E85" w14:textId="77777777" w:rsidR="00611774" w:rsidRDefault="00611774">
      <w:pPr>
        <w:pStyle w:val="CommentText"/>
      </w:pPr>
      <w:r>
        <w:t>Characteristics of Samoan Hydrology</w:t>
      </w:r>
    </w:p>
    <w:p w14:paraId="54681EDE" w14:textId="77777777" w:rsidR="00611774" w:rsidRDefault="00611774">
      <w:pPr>
        <w:pStyle w:val="CommentText"/>
      </w:pPr>
      <w:r>
        <w:t>Character of disturbance (narrative of quarry etc)</w:t>
      </w:r>
    </w:p>
  </w:comment>
  <w:comment w:id="3" w:author="Alex Messina" w:date="2014-05-13T11:18:00Z" w:initials="AM">
    <w:p w14:paraId="3B238998" w14:textId="3BDA7429" w:rsidR="00611774" w:rsidRDefault="00611774">
      <w:pPr>
        <w:pStyle w:val="CommentText"/>
      </w:pPr>
      <w:r>
        <w:rPr>
          <w:rStyle w:val="CommentReference"/>
        </w:rPr>
        <w:annotationRef/>
      </w:r>
      <w:r>
        <w:t>TB: “Why does that enhance impact?”</w:t>
      </w:r>
    </w:p>
    <w:p w14:paraId="5659DFB8" w14:textId="749447F1" w:rsidR="00611774" w:rsidRDefault="00611774">
      <w:pPr>
        <w:pStyle w:val="CommentText"/>
      </w:pPr>
      <w:r>
        <w:t>AM: if the vegetation was naturally sparse, removing what little there was wouldn’t make much of a difference. Changing dense forest to bare soil is different than changing sparse grass to bare soil</w:t>
      </w:r>
    </w:p>
    <w:p w14:paraId="31111341" w14:textId="77777777" w:rsidR="00611774" w:rsidRDefault="00611774">
      <w:pPr>
        <w:pStyle w:val="CommentText"/>
      </w:pPr>
    </w:p>
    <w:p w14:paraId="48E17F54" w14:textId="22DF5119" w:rsidR="00611774" w:rsidRDefault="00611774">
      <w:pPr>
        <w:pStyle w:val="CommentText"/>
      </w:pPr>
      <w:r>
        <w:t>TB: Ok, say so in the paper.</w:t>
      </w:r>
    </w:p>
  </w:comment>
  <w:comment w:id="4" w:author="Geography" w:date="2014-05-18T08:34:00Z" w:initials="G">
    <w:p w14:paraId="2EF5AA4D" w14:textId="77777777" w:rsidR="00611774" w:rsidRDefault="00611774" w:rsidP="0045436E">
      <w:pPr>
        <w:pStyle w:val="CommentText"/>
      </w:pPr>
      <w:r>
        <w:rPr>
          <w:rStyle w:val="CommentReference"/>
        </w:rPr>
        <w:annotationRef/>
      </w:r>
      <w:r>
        <w:t>I think this should go in the introduction.  The methods should me more about what you did, rather than what others did.</w:t>
      </w:r>
    </w:p>
    <w:p w14:paraId="21930718" w14:textId="77777777" w:rsidR="00611774" w:rsidRDefault="00611774" w:rsidP="0045436E">
      <w:pPr>
        <w:pStyle w:val="CommentText"/>
      </w:pPr>
    </w:p>
    <w:p w14:paraId="2083E343" w14:textId="77777777" w:rsidR="00611774" w:rsidRDefault="00611774" w:rsidP="0045436E">
      <w:pPr>
        <w:pStyle w:val="CommentText"/>
      </w:pPr>
      <w:r>
        <w:t>Looks at Duver’s methods.  It just simply describes what they did, without lots of references.</w:t>
      </w:r>
    </w:p>
  </w:comment>
  <w:comment w:id="5" w:author="Geography" w:date="2014-05-18T15:04:00Z" w:initials="G">
    <w:p w14:paraId="7A40375C" w14:textId="77777777" w:rsidR="00611774" w:rsidRDefault="00611774" w:rsidP="002663A3">
      <w:pPr>
        <w:pStyle w:val="CommentText"/>
      </w:pPr>
      <w:r>
        <w:rPr>
          <w:rStyle w:val="CommentReference"/>
        </w:rPr>
        <w:annotationRef/>
      </w:r>
      <w:r>
        <w:t>You did this, or Duvert?  Methods focus on what you did.  Shorten.</w:t>
      </w:r>
    </w:p>
  </w:comment>
  <w:comment w:id="6" w:author="Alex Messina" w:date="2014-05-19T09:44:00Z" w:initials="AM">
    <w:p w14:paraId="0BF83D97" w14:textId="60267C68" w:rsidR="00611774" w:rsidRDefault="00611774">
      <w:pPr>
        <w:pStyle w:val="CommentText"/>
      </w:pPr>
      <w:r>
        <w:rPr>
          <w:rStyle w:val="CommentReference"/>
        </w:rPr>
        <w:annotationRef/>
      </w:r>
      <w:r>
        <w:t>Moved to intro to provide background on how rating curves are fit</w:t>
      </w:r>
    </w:p>
  </w:comment>
  <w:comment w:id="7" w:author="Geography" w:date="2014-05-18T08:42:00Z" w:initials="G">
    <w:p w14:paraId="0C98AE00" w14:textId="77777777" w:rsidR="00611774" w:rsidRDefault="00611774" w:rsidP="002663A3">
      <w:pPr>
        <w:pStyle w:val="CommentText"/>
      </w:pPr>
      <w:r>
        <w:rPr>
          <w:rStyle w:val="CommentReference"/>
        </w:rPr>
        <w:annotationRef/>
      </w:r>
      <w:r>
        <w:t>Results…?</w:t>
      </w:r>
    </w:p>
  </w:comment>
  <w:comment w:id="8" w:author="Alex Messina" w:date="2014-05-19T09:44:00Z" w:initials="AM">
    <w:p w14:paraId="273D6184" w14:textId="153DE480" w:rsidR="00611774" w:rsidRDefault="00611774">
      <w:pPr>
        <w:pStyle w:val="CommentText"/>
      </w:pPr>
      <w:r>
        <w:rPr>
          <w:rStyle w:val="CommentReference"/>
        </w:rPr>
        <w:annotationRef/>
      </w:r>
      <w:r>
        <w:t>These results are Duver’ts</w:t>
      </w:r>
    </w:p>
  </w:comment>
  <w:comment w:id="9" w:author="Geography" w:date="2014-05-18T15:06:00Z" w:initials="G">
    <w:p w14:paraId="706DBADF" w14:textId="77777777" w:rsidR="00611774" w:rsidRDefault="00611774" w:rsidP="00333DD3">
      <w:pPr>
        <w:pStyle w:val="CommentText"/>
      </w:pPr>
      <w:r>
        <w:rPr>
          <w:rStyle w:val="CommentReference"/>
        </w:rPr>
        <w:annotationRef/>
      </w:r>
      <w:r>
        <w:t>I think this is also best for the intro rather than methods, since it reviews what others have done.  Your bit should focus on what you did.  You can say “Following Duvert, 2012, rating curves that normalize both SSY and Qpeak by watershed area were compared for upstream and downstream…”  Combine and shorten these two paragraphs.</w:t>
      </w:r>
    </w:p>
  </w:comment>
  <w:comment w:id="10" w:author="Geography" w:date="2014-05-17T14:40:00Z" w:initials="G">
    <w:p w14:paraId="08D862E1" w14:textId="5A486C2A" w:rsidR="00611774" w:rsidRDefault="00611774">
      <w:pPr>
        <w:pStyle w:val="CommentText"/>
      </w:pPr>
      <w:r>
        <w:rPr>
          <w:rStyle w:val="CommentReference"/>
        </w:rPr>
        <w:annotationRef/>
      </w:r>
      <w:r>
        <w:t>Good.</w:t>
      </w:r>
    </w:p>
  </w:comment>
  <w:comment w:id="12" w:author="Geography" w:date="2013-12-07T04:17:00Z" w:initials="G">
    <w:p w14:paraId="4ED16DBF" w14:textId="77777777" w:rsidR="00611774" w:rsidRDefault="00611774" w:rsidP="00373C34">
      <w:pPr>
        <w:pStyle w:val="CommentText"/>
      </w:pPr>
      <w:r>
        <w:rPr>
          <w:rStyle w:val="CommentReference"/>
        </w:rPr>
        <w:annotationRef/>
      </w:r>
      <w:r>
        <w:t>See previous comment on the definition of fines.</w:t>
      </w:r>
    </w:p>
  </w:comment>
  <w:comment w:id="11" w:author="Alex Messina" w:date="2013-12-08T05:37:00Z" w:initials="AM">
    <w:p w14:paraId="536C04AA" w14:textId="77777777" w:rsidR="00611774" w:rsidRDefault="00611774" w:rsidP="00373C34">
      <w:pPr>
        <w:pStyle w:val="CommentText"/>
      </w:pPr>
      <w:r>
        <w:rPr>
          <w:rStyle w:val="CommentReference"/>
        </w:rPr>
        <w:annotationRef/>
      </w:r>
      <w:r>
        <w:t>Ok. Revised here</w:t>
      </w:r>
    </w:p>
  </w:comment>
  <w:comment w:id="13" w:author="Alex Messina" w:date="2014-05-14T07:13:00Z" w:initials="AM">
    <w:p w14:paraId="7127FF0B" w14:textId="77777777" w:rsidR="00611774" w:rsidRDefault="00611774" w:rsidP="00980682">
      <w:pPr>
        <w:pStyle w:val="CommentText"/>
      </w:pPr>
      <w:r>
        <w:rPr>
          <w:rStyle w:val="CommentReference"/>
        </w:rPr>
        <w:annotationRef/>
      </w:r>
      <w:r>
        <w:t>TB: Why not use lowest RMSE?</w:t>
      </w:r>
    </w:p>
  </w:comment>
  <w:comment w:id="14" w:author="Alex Messina" w:date="2014-05-14T07:13:00Z" w:initials="AM">
    <w:p w14:paraId="26704F45" w14:textId="77777777" w:rsidR="00611774" w:rsidRDefault="00611774" w:rsidP="00980682">
      <w:pPr>
        <w:pStyle w:val="CommentText"/>
      </w:pPr>
      <w:r>
        <w:rPr>
          <w:rStyle w:val="CommentReference"/>
        </w:rPr>
        <w:annotationRef/>
      </w:r>
      <w:r>
        <w:rPr>
          <w:rStyle w:val="CommentReference"/>
        </w:rPr>
        <w:t>Because Duvert 2012 used Pearson’s and Spearman’s and I was following their methods</w:t>
      </w:r>
    </w:p>
  </w:comment>
  <w:comment w:id="16" w:author="Geography" w:date="2013-12-07T03:42:00Z" w:initials="G">
    <w:p w14:paraId="491D1B43" w14:textId="77777777" w:rsidR="00611774" w:rsidRDefault="00611774" w:rsidP="009D18D7">
      <w:pPr>
        <w:pStyle w:val="CommentText"/>
      </w:pPr>
      <w:r>
        <w:rPr>
          <w:rStyle w:val="CommentReference"/>
        </w:rPr>
        <w:annotationRef/>
      </w:r>
      <w:r>
        <w:t>Why the range? Is this spatial or temporal variability?</w:t>
      </w:r>
    </w:p>
  </w:comment>
  <w:comment w:id="15" w:author="Alex Messina" w:date="2013-12-07T05:07:00Z" w:initials="AM">
    <w:p w14:paraId="7CABAEE8" w14:textId="77777777" w:rsidR="00611774" w:rsidRDefault="00611774" w:rsidP="009D18D7">
      <w:pPr>
        <w:pStyle w:val="CommentText"/>
      </w:pPr>
      <w:r>
        <w:rPr>
          <w:rStyle w:val="CommentReference"/>
        </w:rPr>
        <w:annotationRef/>
      </w:r>
      <w:r>
        <w:t>This is spatial variability with elevation</w:t>
      </w:r>
    </w:p>
  </w:comment>
  <w:comment w:id="17" w:author="Geography" w:date="2013-12-07T03:41:00Z" w:initials="G">
    <w:p w14:paraId="6161E4C1" w14:textId="77777777" w:rsidR="00611774" w:rsidRDefault="00611774" w:rsidP="009D18D7">
      <w:pPr>
        <w:pStyle w:val="CommentText"/>
      </w:pPr>
      <w:r>
        <w:rPr>
          <w:rStyle w:val="CommentReference"/>
        </w:rPr>
        <w:annotationRef/>
      </w:r>
      <w:r>
        <w:t>Where?</w:t>
      </w:r>
    </w:p>
  </w:comment>
  <w:comment w:id="18" w:author="Alex Messina" w:date="2013-12-07T05:52:00Z" w:initials="AM">
    <w:p w14:paraId="03919E4D" w14:textId="77777777" w:rsidR="00611774" w:rsidRDefault="00611774" w:rsidP="009D18D7">
      <w:pPr>
        <w:pStyle w:val="CommentText"/>
      </w:pPr>
      <w:r>
        <w:rPr>
          <w:rStyle w:val="CommentReference"/>
        </w:rPr>
        <w:annotationRef/>
      </w:r>
      <w:r>
        <w:t>Wong 1996 doesn’t say specifically but it’s probably the 11 sites he analyzes in the rest of the paper (in a table on page 9 of his report)</w:t>
      </w:r>
    </w:p>
  </w:comment>
  <w:comment w:id="19" w:author="Geography" w:date="2013-12-07T03:44:00Z" w:initials="G">
    <w:p w14:paraId="0472AFD1" w14:textId="77777777" w:rsidR="00611774" w:rsidRDefault="00611774" w:rsidP="009D18D7">
      <w:pPr>
        <w:pStyle w:val="CommentText"/>
      </w:pPr>
      <w:r>
        <w:rPr>
          <w:rStyle w:val="CommentReference"/>
        </w:rPr>
        <w:annotationRef/>
      </w:r>
      <w:r>
        <w:t>Define “streamflow pattern”.  Total annual Q?  peaks?</w:t>
      </w:r>
    </w:p>
  </w:comment>
  <w:comment w:id="20" w:author="Alex Messina" w:date="2013-12-07T06:07:00Z" w:initials="AM">
    <w:p w14:paraId="3ECF8F1C" w14:textId="77777777" w:rsidR="00611774" w:rsidRDefault="00611774" w:rsidP="009D18D7">
      <w:pPr>
        <w:pStyle w:val="CommentText"/>
      </w:pPr>
      <w:r>
        <w:rPr>
          <w:rStyle w:val="CommentReference"/>
        </w:rPr>
        <w:annotationRef/>
      </w:r>
      <w:r>
        <w:t>Total annual Q</w:t>
      </w:r>
    </w:p>
  </w:comment>
  <w:comment w:id="21" w:author="Geography" w:date="2014-05-17T14:46:00Z" w:initials="G">
    <w:p w14:paraId="34792338" w14:textId="197203BA" w:rsidR="00611774" w:rsidRDefault="00611774">
      <w:pPr>
        <w:pStyle w:val="CommentText"/>
      </w:pPr>
      <w:r>
        <w:rPr>
          <w:rStyle w:val="CommentReference"/>
        </w:rPr>
        <w:annotationRef/>
      </w:r>
      <w:r>
        <w:t>Much better organized.</w:t>
      </w:r>
    </w:p>
  </w:comment>
  <w:comment w:id="22" w:author="Geography" w:date="2014-05-17T14:46:00Z" w:initials="G">
    <w:p w14:paraId="1D444216" w14:textId="7A98A9C0" w:rsidR="00611774" w:rsidRDefault="00611774">
      <w:pPr>
        <w:pStyle w:val="CommentText"/>
      </w:pPr>
      <w:r>
        <w:rPr>
          <w:rStyle w:val="CommentReference"/>
        </w:rPr>
        <w:annotationRef/>
      </w:r>
      <w:r>
        <w:t>Much better.</w:t>
      </w:r>
    </w:p>
  </w:comment>
  <w:comment w:id="25" w:author="Geography" w:date="2013-12-07T04:06:00Z" w:initials="G">
    <w:p w14:paraId="457447A1" w14:textId="77777777" w:rsidR="00611774" w:rsidRDefault="00611774" w:rsidP="00151A43">
      <w:pPr>
        <w:pStyle w:val="CommentText"/>
      </w:pPr>
      <w:r>
        <w:rPr>
          <w:rStyle w:val="CommentReference"/>
        </w:rPr>
        <w:annotationRef/>
      </w:r>
      <w:r>
        <w:t>Is that of the whole watershed or just the red hatched part?  Seems too small compared to the visual.</w:t>
      </w:r>
    </w:p>
  </w:comment>
  <w:comment w:id="26" w:author="Alex Messina" w:date="2013-12-07T08:17:00Z" w:initials="AM">
    <w:p w14:paraId="18ECBA2A" w14:textId="77777777" w:rsidR="00611774" w:rsidRDefault="00611774" w:rsidP="00151A43">
      <w:pPr>
        <w:pStyle w:val="CommentText"/>
      </w:pPr>
      <w:r>
        <w:rPr>
          <w:rStyle w:val="CommentReference"/>
        </w:rPr>
        <w:annotationRef/>
      </w:r>
      <w:r>
        <w:t>Yes I also thought that the percentage would be higher. The CCAP is pretty high resolution so it’s pretty much just picking up rooftops and pavement. Maybe I should call it “Impervious” instead of “Urban”</w:t>
      </w:r>
    </w:p>
    <w:p w14:paraId="05718208" w14:textId="77777777" w:rsidR="00611774" w:rsidRDefault="00611774" w:rsidP="00151A43">
      <w:pPr>
        <w:pStyle w:val="CommentText"/>
      </w:pPr>
    </w:p>
    <w:p w14:paraId="78046F75" w14:textId="79DCF0DE" w:rsidR="00611774" w:rsidRDefault="00611774" w:rsidP="00151A43">
      <w:pPr>
        <w:pStyle w:val="CommentText"/>
      </w:pPr>
      <w:r>
        <w:t>TB: Yes, clarify what is mapped as “high intensity developed” and “developed open space”.  What about roads?  Also included in HID?</w:t>
      </w:r>
    </w:p>
  </w:comment>
  <w:comment w:id="27" w:author="Geography" w:date="2014-05-17T14:52:00Z" w:initials="G">
    <w:p w14:paraId="401A766C" w14:textId="2A905920" w:rsidR="00611774" w:rsidRDefault="00611774">
      <w:pPr>
        <w:pStyle w:val="CommentText"/>
      </w:pPr>
      <w:r>
        <w:rPr>
          <w:rStyle w:val="CommentReference"/>
        </w:rPr>
        <w:annotationRef/>
      </w:r>
      <w:r>
        <w:t>Where is this in table 1?  Clarify in the text.</w:t>
      </w:r>
    </w:p>
  </w:comment>
  <w:comment w:id="28" w:author="Geography" w:date="2013-12-07T04:04:00Z" w:initials="G">
    <w:p w14:paraId="0BE5B849" w14:textId="77777777" w:rsidR="00611774" w:rsidRDefault="00611774" w:rsidP="00A74450">
      <w:pPr>
        <w:pStyle w:val="CommentText"/>
      </w:pPr>
      <w:r>
        <w:rPr>
          <w:rStyle w:val="CommentReference"/>
        </w:rPr>
        <w:annotationRef/>
      </w:r>
      <w:r>
        <w:t>?  by whom? For what purpose?</w:t>
      </w:r>
    </w:p>
  </w:comment>
  <w:comment w:id="29" w:author="Alex Messina" w:date="2014-05-19T09:20:00Z" w:initials="AM">
    <w:p w14:paraId="06DB6ED0" w14:textId="77777777" w:rsidR="00611774" w:rsidRDefault="00611774" w:rsidP="00A74450">
      <w:pPr>
        <w:pStyle w:val="CommentText"/>
      </w:pPr>
      <w:r>
        <w:rPr>
          <w:rStyle w:val="CommentReference"/>
        </w:rPr>
        <w:annotationRef/>
      </w:r>
      <w:r>
        <w:t>The categories and classification were from the NCCAP which is a standard classification system used by NOAA. I’m guessing their algorithm classified them grassland because tall grass usually grows in the taro plots</w:t>
      </w:r>
    </w:p>
  </w:comment>
  <w:comment w:id="33" w:author="Geography" w:date="2013-12-07T04:10:00Z" w:initials="G">
    <w:p w14:paraId="033E84CA" w14:textId="77777777" w:rsidR="00611774" w:rsidRDefault="00611774" w:rsidP="005A504D">
      <w:pPr>
        <w:pStyle w:val="CommentText"/>
      </w:pPr>
      <w:r>
        <w:rPr>
          <w:rStyle w:val="CommentReference"/>
        </w:rPr>
        <w:annotationRef/>
      </w:r>
      <w:r>
        <w:t>Where is this land use class from?</w:t>
      </w:r>
    </w:p>
  </w:comment>
  <w:comment w:id="34" w:author="Alex Messina" w:date="2013-12-07T08:28:00Z" w:initials="AM">
    <w:p w14:paraId="1078DF73" w14:textId="77777777" w:rsidR="00611774" w:rsidRDefault="00611774" w:rsidP="005A504D">
      <w:pPr>
        <w:pStyle w:val="CommentText"/>
      </w:pPr>
      <w:r>
        <w:rPr>
          <w:rStyle w:val="CommentReference"/>
        </w:rPr>
        <w:annotationRef/>
      </w:r>
      <w:r>
        <w:t>NOAA 2010 CCAP</w:t>
      </w:r>
    </w:p>
  </w:comment>
  <w:comment w:id="32" w:author="Geography" w:date="2013-12-07T04:15:00Z" w:initials="G">
    <w:p w14:paraId="0820FCC0" w14:textId="77777777" w:rsidR="00611774" w:rsidRDefault="00611774" w:rsidP="005A504D">
      <w:pPr>
        <w:pStyle w:val="CommentText"/>
      </w:pPr>
      <w:r>
        <w:rPr>
          <w:rStyle w:val="CommentReference"/>
        </w:rPr>
        <w:annotationRef/>
      </w:r>
      <w:r>
        <w:t>Include the caption in the table (more similar to a journal article.  Use black and white, remove color.  Use formatting rather than color to clarify.</w:t>
      </w:r>
    </w:p>
  </w:comment>
  <w:comment w:id="35" w:author="Geography" w:date="2013-12-07T04:05:00Z" w:initials="G">
    <w:p w14:paraId="15D577B3" w14:textId="77777777" w:rsidR="00611774" w:rsidRDefault="00611774" w:rsidP="00151A43">
      <w:pPr>
        <w:pStyle w:val="CommentText"/>
      </w:pPr>
      <w:r>
        <w:rPr>
          <w:rStyle w:val="CommentReference"/>
        </w:rPr>
        <w:annotationRef/>
      </w:r>
      <w:r>
        <w:t>Did HW say that unpaved roads don’t contribute much sediment, or did they document paving in 2012?</w:t>
      </w:r>
    </w:p>
  </w:comment>
  <w:comment w:id="36" w:author="Alex Messina" w:date="2013-12-07T08:05:00Z" w:initials="AM">
    <w:p w14:paraId="395DD9C8" w14:textId="77777777" w:rsidR="00611774" w:rsidRDefault="00611774" w:rsidP="00151A43">
      <w:pPr>
        <w:pStyle w:val="CommentText"/>
      </w:pPr>
      <w:r>
        <w:rPr>
          <w:rStyle w:val="CommentReference"/>
        </w:rPr>
        <w:annotationRef/>
      </w:r>
      <w:r>
        <w:t>They recommend improvement to a small road outside of the VILLAGE watershed and they say that the local road in the VILLAGE watershed is covered in gravel/cinder but shows some signs of erosion</w:t>
      </w:r>
    </w:p>
    <w:p w14:paraId="607899A2" w14:textId="77777777" w:rsidR="00611774" w:rsidRDefault="00611774" w:rsidP="00151A43">
      <w:pPr>
        <w:pStyle w:val="CommentText"/>
      </w:pPr>
      <w:r>
        <w:t>I observed the completion of the road/new bridge in March 2012</w:t>
      </w:r>
    </w:p>
  </w:comment>
  <w:comment w:id="37" w:author="Geography" w:date="2014-05-17T14:59:00Z" w:initials="G">
    <w:p w14:paraId="721C85D7" w14:textId="0720E594" w:rsidR="00611774" w:rsidRDefault="00611774">
      <w:pPr>
        <w:pStyle w:val="CommentText"/>
      </w:pPr>
      <w:r>
        <w:rPr>
          <w:rStyle w:val="CommentReference"/>
        </w:rPr>
        <w:annotationRef/>
      </w:r>
      <w:r>
        <w:t>Is it still active in supplying water?</w:t>
      </w:r>
    </w:p>
  </w:comment>
  <w:comment w:id="38" w:author="Alex Messina" w:date="2014-05-19T09:24:00Z" w:initials="AM">
    <w:p w14:paraId="4F41EB37" w14:textId="6332236B" w:rsidR="00611774" w:rsidRDefault="00611774">
      <w:pPr>
        <w:pStyle w:val="CommentText"/>
      </w:pPr>
      <w:r>
        <w:rPr>
          <w:rStyle w:val="CommentReference"/>
        </w:rPr>
        <w:annotationRef/>
      </w:r>
      <w:r>
        <w:t xml:space="preserve">No it is not. </w:t>
      </w:r>
    </w:p>
  </w:comment>
  <w:comment w:id="40" w:author="Geography" w:date="2014-05-17T15:00:00Z" w:initials="G">
    <w:p w14:paraId="31DA8260" w14:textId="38D591E2" w:rsidR="00611774" w:rsidRDefault="00611774">
      <w:pPr>
        <w:pStyle w:val="CommentText"/>
      </w:pPr>
      <w:r>
        <w:rPr>
          <w:rStyle w:val="CommentReference"/>
        </w:rPr>
        <w:annotationRef/>
      </w:r>
      <w:r>
        <w:t>Could probably  remove for the paper.</w:t>
      </w:r>
    </w:p>
  </w:comment>
  <w:comment w:id="41" w:author="Alex Messina" w:date="2014-05-19T09:40:00Z" w:initials="AM">
    <w:p w14:paraId="3BEFFD50" w14:textId="66635D8F" w:rsidR="00611774" w:rsidRDefault="00611774">
      <w:pPr>
        <w:pStyle w:val="CommentText"/>
      </w:pPr>
      <w:r>
        <w:rPr>
          <w:rStyle w:val="CommentReference"/>
        </w:rPr>
        <w:annotationRef/>
      </w:r>
      <w:r>
        <w:t>Deleted</w:t>
      </w:r>
    </w:p>
  </w:comment>
  <w:comment w:id="44" w:author="Geography" w:date="2013-12-07T03:24:00Z" w:initials="G">
    <w:p w14:paraId="0E5D0748" w14:textId="77777777" w:rsidR="00611774" w:rsidRDefault="00611774" w:rsidP="000C2D70">
      <w:pPr>
        <w:pStyle w:val="CommentText"/>
      </w:pPr>
      <w:r>
        <w:rPr>
          <w:rStyle w:val="CommentReference"/>
        </w:rPr>
        <w:annotationRef/>
      </w:r>
      <w:r>
        <w:t>This complicates the definition of “fine sediment”  I would keep “fine sediment” as anything finer than fine sand.</w:t>
      </w:r>
    </w:p>
  </w:comment>
  <w:comment w:id="43" w:author="Alex Messina" w:date="2013-12-07T17:42:00Z" w:initials="AM">
    <w:p w14:paraId="21ED1A3E" w14:textId="77777777" w:rsidR="00611774" w:rsidRDefault="00611774" w:rsidP="000C2D70">
      <w:pPr>
        <w:pStyle w:val="CommentText"/>
      </w:pPr>
      <w:r>
        <w:rPr>
          <w:rStyle w:val="CommentReference"/>
        </w:rPr>
        <w:annotationRef/>
      </w:r>
      <w:r>
        <w:t>Sounds good. Sediment loading from the watershed = particle sizes &lt; 16um (fine sand)</w:t>
      </w:r>
    </w:p>
  </w:comment>
  <w:comment w:id="46" w:author="Geography" w:date="2014-05-18T08:17:00Z" w:initials="G">
    <w:p w14:paraId="22C59A82" w14:textId="215298CD" w:rsidR="00611774" w:rsidRDefault="00611774">
      <w:pPr>
        <w:pStyle w:val="CommentText"/>
      </w:pPr>
      <w:r>
        <w:rPr>
          <w:rStyle w:val="CommentReference"/>
        </w:rPr>
        <w:annotationRef/>
      </w:r>
      <w:r>
        <w:t>After normalizing for watershed area, right?</w:t>
      </w:r>
    </w:p>
  </w:comment>
  <w:comment w:id="47" w:author="Alex Messina" w:date="2014-05-19T09:25:00Z" w:initials="AM">
    <w:p w14:paraId="0CBECB0E" w14:textId="2BA26290" w:rsidR="00611774" w:rsidRDefault="00611774">
      <w:pPr>
        <w:pStyle w:val="CommentText"/>
      </w:pPr>
      <w:r>
        <w:rPr>
          <w:rStyle w:val="CommentReference"/>
        </w:rPr>
        <w:annotationRef/>
      </w:r>
      <w:r>
        <w:t>Not all studies normalize by area. Some normalize by precip and some don’t normalize at all</w:t>
      </w:r>
    </w:p>
  </w:comment>
  <w:comment w:id="48" w:author="Geography" w:date="2014-05-19T07:00:00Z" w:initials="G">
    <w:p w14:paraId="06AF3ABF" w14:textId="77777777" w:rsidR="00611774" w:rsidRDefault="00611774" w:rsidP="00C36C61">
      <w:pPr>
        <w:pStyle w:val="CommentText"/>
      </w:pPr>
      <w:r>
        <w:rPr>
          <w:rStyle w:val="CommentReference"/>
        </w:rPr>
        <w:annotationRef/>
      </w:r>
      <w:r>
        <w:t>All belongs in the methods.</w:t>
      </w:r>
    </w:p>
  </w:comment>
  <w:comment w:id="50" w:author="Geography" w:date="2014-05-18T08:36:00Z" w:initials="G">
    <w:p w14:paraId="3FCDFDC0" w14:textId="2CA0D45E" w:rsidR="00611774" w:rsidRDefault="00611774">
      <w:pPr>
        <w:pStyle w:val="CommentText"/>
      </w:pPr>
      <w:r>
        <w:rPr>
          <w:rStyle w:val="CommentReference"/>
        </w:rPr>
        <w:annotationRef/>
      </w:r>
      <w:r>
        <w:t>Can you make this more general by using SSYev = alpha * Qm ^ b, where Qm is some metric of the flow, either total stormflow or event peak?  Including Peak Q here sort of jumps the gun, doesn’t it?</w:t>
      </w:r>
    </w:p>
  </w:comment>
  <w:comment w:id="51" w:author="Alex Messina" w:date="2014-05-19T09:54:00Z" w:initials="AM">
    <w:p w14:paraId="50916D2C" w14:textId="08B04A70" w:rsidR="00611774" w:rsidRDefault="00611774">
      <w:pPr>
        <w:pStyle w:val="CommentText"/>
      </w:pPr>
      <w:r>
        <w:rPr>
          <w:rStyle w:val="CommentReference"/>
        </w:rPr>
        <w:annotationRef/>
      </w:r>
      <w:r>
        <w:t>Ok, changed to a generic discharge metric (Qm)</w:t>
      </w:r>
    </w:p>
  </w:comment>
  <w:comment w:id="54" w:author="Alex Messina" w:date="2014-05-22T16:50:00Z" w:initials="AM">
    <w:p w14:paraId="2A503EDA" w14:textId="0669F51D" w:rsidR="00611774" w:rsidRDefault="00611774">
      <w:pPr>
        <w:pStyle w:val="CommentText"/>
      </w:pPr>
      <w:r>
        <w:rPr>
          <w:rStyle w:val="CommentReference"/>
        </w:rPr>
        <w:annotationRef/>
      </w:r>
      <w:r>
        <w:t>Warrick page 1061 has a good section on sediment budget approach</w:t>
      </w:r>
    </w:p>
    <w:p w14:paraId="412E709E" w14:textId="3E1E5BCC" w:rsidR="00611774" w:rsidRDefault="00611774">
      <w:pPr>
        <w:pStyle w:val="CommentText"/>
      </w:pPr>
      <w:r>
        <w:t>% contribution map also in Bartley 2014</w:t>
      </w:r>
    </w:p>
  </w:comment>
  <w:comment w:id="55" w:author="Geography" w:date="2014-05-18T15:09:00Z" w:initials="G">
    <w:p w14:paraId="59F76194" w14:textId="702E020B" w:rsidR="00611774" w:rsidRDefault="00611774">
      <w:pPr>
        <w:pStyle w:val="CommentText"/>
      </w:pPr>
      <w:r>
        <w:rPr>
          <w:rStyle w:val="CommentReference"/>
        </w:rPr>
        <w:annotationRef/>
      </w:r>
      <w:r>
        <w:t>Doesn’t the study area describe this?</w:t>
      </w:r>
    </w:p>
  </w:comment>
  <w:comment w:id="56" w:author="Alex Messina" w:date="2014-05-19T10:40:00Z" w:initials="AM">
    <w:p w14:paraId="37B18F2B" w14:textId="1122ADE4" w:rsidR="00611774" w:rsidRDefault="00611774">
      <w:pPr>
        <w:pStyle w:val="CommentText"/>
      </w:pPr>
      <w:r>
        <w:rPr>
          <w:rStyle w:val="CommentReference"/>
        </w:rPr>
        <w:annotationRef/>
      </w:r>
      <w:r>
        <w:t>I thought it made sense to spell it out here to distinguish the LOWER watershed from the TOTAL watershed and be clear how SSY from LOWER is different than SSY from TOTAL</w:t>
      </w:r>
    </w:p>
  </w:comment>
  <w:comment w:id="57" w:author="Geography" w:date="2014-05-18T15:10:00Z" w:initials="G">
    <w:p w14:paraId="7BDC25CA" w14:textId="3F3AABA5" w:rsidR="00611774" w:rsidRDefault="00611774">
      <w:pPr>
        <w:pStyle w:val="CommentText"/>
      </w:pPr>
      <w:r>
        <w:rPr>
          <w:rStyle w:val="CommentReference"/>
        </w:rPr>
        <w:annotationRef/>
      </w:r>
      <w:r>
        <w:t xml:space="preserve">But you’re not estimating the rainfall-runoff relationship, right?  </w:t>
      </w:r>
    </w:p>
  </w:comment>
  <w:comment w:id="58" w:author="Alex Messina" w:date="2014-05-19T10:46:00Z" w:initials="AM">
    <w:p w14:paraId="664455D3" w14:textId="3420ED51" w:rsidR="00611774" w:rsidRDefault="00611774">
      <w:pPr>
        <w:pStyle w:val="CommentText"/>
      </w:pPr>
      <w:r>
        <w:rPr>
          <w:rStyle w:val="CommentReference"/>
        </w:rPr>
        <w:annotationRef/>
      </w:r>
      <w:r>
        <w:t>There can be differences between actual rainfall</w:t>
      </w:r>
    </w:p>
  </w:comment>
  <w:comment w:id="59" w:author="Geography" w:date="2014-05-18T15:13:00Z" w:initials="G">
    <w:p w14:paraId="213713D5" w14:textId="0EE5A88A" w:rsidR="00611774" w:rsidRDefault="00611774">
      <w:pPr>
        <w:pStyle w:val="CommentText"/>
      </w:pPr>
      <w:r>
        <w:rPr>
          <w:rStyle w:val="CommentReference"/>
        </w:rPr>
        <w:annotationRef/>
      </w:r>
      <w:r>
        <w:t>I would remove the matafao station from the map and this paragraph.  You still have three locations, though, RG1 RG2 and the weather station.</w:t>
      </w:r>
    </w:p>
  </w:comment>
  <w:comment w:id="62" w:author="Geography" w:date="2014-05-17T15:15:00Z" w:initials="G">
    <w:p w14:paraId="3EAEFC0E" w14:textId="77777777" w:rsidR="00611774" w:rsidRDefault="00611774" w:rsidP="009D2A43">
      <w:pPr>
        <w:pStyle w:val="CommentText"/>
      </w:pPr>
      <w:r>
        <w:rPr>
          <w:rStyle w:val="CommentReference"/>
        </w:rPr>
        <w:annotationRef/>
      </w:r>
      <w:r>
        <w:t>I don’t follow how Manning’s or Winflume were used, if the linera or log-linear were just fit to the observations.</w:t>
      </w:r>
    </w:p>
  </w:comment>
  <w:comment w:id="61" w:author="Geography" w:date="2014-05-18T15:21:00Z" w:initials="G">
    <w:p w14:paraId="5ACD59AB" w14:textId="02FBB0F6" w:rsidR="00611774" w:rsidRDefault="00611774">
      <w:pPr>
        <w:pStyle w:val="CommentText"/>
      </w:pPr>
      <w:r>
        <w:rPr>
          <w:rStyle w:val="CommentReference"/>
        </w:rPr>
        <w:annotationRef/>
      </w:r>
      <w:r>
        <w:t>It’s not clear to me how Manning’s and Winflume were used in the final rating curve.  Did you use them to estimate high discharges?  How were the field measuremetns and model estimates combined?  How did you decide which one to use?</w:t>
      </w:r>
    </w:p>
  </w:comment>
  <w:comment w:id="97" w:author="Geography" w:date="2014-05-18T15:24:00Z" w:initials="G">
    <w:p w14:paraId="4D07A55C" w14:textId="77777777" w:rsidR="00611774" w:rsidRDefault="00611774" w:rsidP="00DB59B7">
      <w:pPr>
        <w:pStyle w:val="CommentText"/>
      </w:pPr>
      <w:r>
        <w:rPr>
          <w:rStyle w:val="CommentReference"/>
        </w:rPr>
        <w:annotationRef/>
      </w:r>
      <w:r>
        <w:t>?</w:t>
      </w:r>
    </w:p>
  </w:comment>
  <w:comment w:id="98" w:author="Alex Messina" w:date="2014-05-20T09:13:00Z" w:initials="AM">
    <w:p w14:paraId="4E52D1E3" w14:textId="668EC664" w:rsidR="00611774" w:rsidRDefault="00611774">
      <w:pPr>
        <w:pStyle w:val="CommentText"/>
      </w:pPr>
      <w:r>
        <w:rPr>
          <w:rStyle w:val="CommentReference"/>
        </w:rPr>
        <w:annotationRef/>
      </w:r>
      <w:r>
        <w:t>Bijective means where every value in one set of numbers (like discharge) has exactly one complement in another set of numbers like SSC</w:t>
      </w:r>
    </w:p>
  </w:comment>
  <w:comment w:id="101" w:author="Geography" w:date="2014-05-18T15:31:00Z" w:initials="G">
    <w:p w14:paraId="5100E206" w14:textId="77777777" w:rsidR="00611774" w:rsidRDefault="00611774" w:rsidP="00DB59B7">
      <w:pPr>
        <w:pStyle w:val="CommentText"/>
      </w:pPr>
      <w:r>
        <w:rPr>
          <w:rStyle w:val="CommentReference"/>
        </w:rPr>
        <w:annotationRef/>
      </w:r>
      <w:r>
        <w:t>Methods!</w:t>
      </w:r>
    </w:p>
  </w:comment>
  <w:comment w:id="102" w:author="Geography" w:date="2014-05-18T15:31:00Z" w:initials="G">
    <w:p w14:paraId="29EBE3D6" w14:textId="77777777" w:rsidR="00611774" w:rsidRDefault="00611774" w:rsidP="00DB59B7">
      <w:pPr>
        <w:pStyle w:val="CommentText"/>
      </w:pPr>
      <w:r>
        <w:rPr>
          <w:rStyle w:val="CommentReference"/>
        </w:rPr>
        <w:annotationRef/>
      </w:r>
      <w:r>
        <w:t>Methdos.</w:t>
      </w:r>
    </w:p>
  </w:comment>
  <w:comment w:id="103" w:author="Geography" w:date="2014-05-18T15:50:00Z" w:initials="G">
    <w:p w14:paraId="0676D098" w14:textId="77777777" w:rsidR="00611774" w:rsidRDefault="00611774" w:rsidP="00DB59B7">
      <w:pPr>
        <w:pStyle w:val="CommentText"/>
      </w:pPr>
      <w:r>
        <w:rPr>
          <w:rStyle w:val="CommentReference"/>
        </w:rPr>
        <w:annotationRef/>
      </w:r>
      <w:r>
        <w:t>Methods!</w:t>
      </w:r>
    </w:p>
  </w:comment>
  <w:comment w:id="104" w:author="Geography" w:date="2014-05-18T15:50:00Z" w:initials="G">
    <w:p w14:paraId="172D04DA" w14:textId="77777777" w:rsidR="00611774" w:rsidRDefault="00611774" w:rsidP="00DB59B7">
      <w:pPr>
        <w:pStyle w:val="CommentText"/>
      </w:pPr>
      <w:r>
        <w:rPr>
          <w:rStyle w:val="CommentReference"/>
        </w:rPr>
        <w:annotationRef/>
      </w:r>
      <w:r>
        <w:t>Methods.</w:t>
      </w:r>
    </w:p>
  </w:comment>
  <w:comment w:id="105" w:author="Geography" w:date="2014-05-18T15:29:00Z" w:initials="G">
    <w:p w14:paraId="63CE567F" w14:textId="03B64B48" w:rsidR="00611774" w:rsidRDefault="00611774">
      <w:pPr>
        <w:pStyle w:val="CommentText"/>
      </w:pPr>
      <w:r>
        <w:rPr>
          <w:rStyle w:val="CommentReference"/>
        </w:rPr>
        <w:annotationRef/>
      </w:r>
      <w:r>
        <w:t>At the same PRISM grid cell?  ASamoa has PRISM data?</w:t>
      </w:r>
    </w:p>
  </w:comment>
  <w:comment w:id="106" w:author="Alex Messina" w:date="2014-05-19T14:35:00Z" w:initials="AM">
    <w:p w14:paraId="207F04E2" w14:textId="5B14B308" w:rsidR="00611774" w:rsidRDefault="00611774">
      <w:pPr>
        <w:pStyle w:val="CommentText"/>
      </w:pPr>
      <w:r>
        <w:rPr>
          <w:rStyle w:val="CommentReference"/>
        </w:rPr>
        <w:annotationRef/>
      </w:r>
      <w:r>
        <w:t>According to Craig (2009) map in Fig 1. I can’t seem to find the same data anywhere else online</w:t>
      </w:r>
    </w:p>
  </w:comment>
  <w:comment w:id="107" w:author="Geography" w:date="2014-05-18T08:10:00Z" w:initials="G">
    <w:p w14:paraId="7CB13BD3" w14:textId="13AC5984" w:rsidR="00611774" w:rsidRDefault="00611774">
      <w:pPr>
        <w:pStyle w:val="CommentText"/>
      </w:pPr>
      <w:r>
        <w:rPr>
          <w:rStyle w:val="CommentReference"/>
        </w:rPr>
        <w:annotationRef/>
      </w:r>
      <w:r>
        <w:t>Why do you need to fit a log-linear relationship if you could just use Manning’s or winflume calibrated to the measurements?</w:t>
      </w:r>
    </w:p>
  </w:comment>
  <w:comment w:id="108" w:author="Alex Messina" w:date="2014-05-19T15:35:00Z" w:initials="AM">
    <w:p w14:paraId="7CA4AAF6" w14:textId="7752D256" w:rsidR="00611774" w:rsidRDefault="00611774">
      <w:pPr>
        <w:pStyle w:val="CommentText"/>
      </w:pPr>
      <w:r>
        <w:rPr>
          <w:rStyle w:val="CommentReference"/>
        </w:rPr>
        <w:annotationRef/>
      </w:r>
      <w:r>
        <w:t>I don’t know. It’s what other studies do?</w:t>
      </w:r>
    </w:p>
  </w:comment>
  <w:comment w:id="109" w:author="Geography" w:date="2014-05-18T08:10:00Z" w:initials="G">
    <w:p w14:paraId="5D476D78" w14:textId="333BDB5D" w:rsidR="00611774" w:rsidRDefault="00611774">
      <w:pPr>
        <w:pStyle w:val="CommentText"/>
      </w:pPr>
      <w:r>
        <w:rPr>
          <w:rStyle w:val="CommentReference"/>
        </w:rPr>
        <w:annotationRef/>
      </w:r>
      <w:r>
        <w:t>Need more here about how the final rating curve was selected.  Why was the WinFlume curve selected for FOREST even if it doesn’t match the measurements (Figure 5b)?</w:t>
      </w:r>
    </w:p>
  </w:comment>
  <w:comment w:id="110" w:author="Alex Messina" w:date="2014-05-19T15:42:00Z" w:initials="AM">
    <w:p w14:paraId="642D33B7" w14:textId="5538749F" w:rsidR="00611774" w:rsidRDefault="00611774">
      <w:pPr>
        <w:pStyle w:val="CommentText"/>
      </w:pPr>
      <w:r>
        <w:rPr>
          <w:rStyle w:val="CommentReference"/>
        </w:rPr>
        <w:annotationRef/>
      </w:r>
      <w:r>
        <w:t>I used WinFlume because it was the only option. I tried HECRAS but couldn’t get it to work</w:t>
      </w:r>
    </w:p>
  </w:comment>
  <w:comment w:id="112" w:author="Geography" w:date="2014-05-17T15:05:00Z" w:initials="G">
    <w:p w14:paraId="18C362BD" w14:textId="63C6D4C8" w:rsidR="00611774" w:rsidRDefault="00611774">
      <w:pPr>
        <w:pStyle w:val="CommentText"/>
      </w:pPr>
      <w:r>
        <w:rPr>
          <w:rStyle w:val="CommentReference"/>
        </w:rPr>
        <w:annotationRef/>
      </w:r>
      <w:r>
        <w:t>In multipanel plots always label and describe what is in each subpanel.</w:t>
      </w:r>
    </w:p>
    <w:p w14:paraId="0545D9F2" w14:textId="77777777" w:rsidR="00611774" w:rsidRDefault="00611774">
      <w:pPr>
        <w:pStyle w:val="CommentText"/>
      </w:pPr>
    </w:p>
    <w:p w14:paraId="4E310412" w14:textId="77777777" w:rsidR="00611774" w:rsidRDefault="00611774">
      <w:pPr>
        <w:pStyle w:val="CommentText"/>
      </w:pPr>
    </w:p>
  </w:comment>
  <w:comment w:id="113" w:author="Geography" w:date="2014-05-17T15:04:00Z" w:initials="G">
    <w:p w14:paraId="2A194D37" w14:textId="6723E2B0" w:rsidR="00611774" w:rsidRDefault="00611774">
      <w:pPr>
        <w:pStyle w:val="CommentText"/>
      </w:pPr>
      <w:r>
        <w:rPr>
          <w:rStyle w:val="CommentReference"/>
        </w:rPr>
        <w:annotationRef/>
      </w:r>
      <w:r>
        <w:t>Change LBJ AV to “Village”</w:t>
      </w:r>
    </w:p>
  </w:comment>
  <w:comment w:id="114" w:author="Geography" w:date="2014-05-17T15:18:00Z" w:initials="G">
    <w:p w14:paraId="01119604" w14:textId="5EA16077" w:rsidR="00611774" w:rsidRDefault="00611774">
      <w:pPr>
        <w:pStyle w:val="CommentText"/>
      </w:pPr>
      <w:r>
        <w:rPr>
          <w:rStyle w:val="CommentReference"/>
        </w:rPr>
        <w:annotationRef/>
      </w:r>
      <w:r>
        <w:t>The plot makes it look like winflume didn’t work.  So why was it used?  If you used it to estimate high Q,show those dots on the plot.</w:t>
      </w:r>
    </w:p>
  </w:comment>
  <w:comment w:id="115" w:author="Geography" w:date="2014-05-18T15:31:00Z" w:initials="G">
    <w:p w14:paraId="295F7A8E" w14:textId="0BBA9053" w:rsidR="00611774" w:rsidRDefault="00611774">
      <w:pPr>
        <w:pStyle w:val="CommentText"/>
      </w:pPr>
      <w:r>
        <w:rPr>
          <w:rStyle w:val="CommentReference"/>
        </w:rPr>
        <w:annotationRef/>
      </w:r>
      <w:r>
        <w:t>Ok, these are results.</w:t>
      </w:r>
    </w:p>
  </w:comment>
  <w:comment w:id="116" w:author="Geography" w:date="2014-05-18T15:33:00Z" w:initials="G">
    <w:p w14:paraId="071461B5" w14:textId="252E4B58" w:rsidR="00611774" w:rsidRDefault="00611774">
      <w:pPr>
        <w:pStyle w:val="CommentText"/>
      </w:pPr>
      <w:r>
        <w:rPr>
          <w:rStyle w:val="CommentReference"/>
        </w:rPr>
        <w:annotationRef/>
      </w:r>
      <w:r>
        <w:t>Move table captions into the table for all tables (format used for papers).</w:t>
      </w:r>
    </w:p>
  </w:comment>
  <w:comment w:id="117" w:author="Geography" w:date="2014-05-18T15:38:00Z" w:initials="G">
    <w:p w14:paraId="02E80FB4" w14:textId="286333C2" w:rsidR="00611774" w:rsidRDefault="00611774">
      <w:pPr>
        <w:pStyle w:val="CommentText"/>
      </w:pPr>
      <w:r>
        <w:rPr>
          <w:rStyle w:val="CommentReference"/>
        </w:rPr>
        <w:annotationRef/>
      </w:r>
      <w:r>
        <w:t>Change this line to “baseflow”.</w:t>
      </w:r>
    </w:p>
  </w:comment>
  <w:comment w:id="118" w:author="Geography" w:date="2014-05-18T15:34:00Z" w:initials="G">
    <w:p w14:paraId="569B517F" w14:textId="7A3123D0" w:rsidR="00611774" w:rsidRDefault="00611774">
      <w:pPr>
        <w:pStyle w:val="CommentText"/>
      </w:pPr>
      <w:r>
        <w:rPr>
          <w:rStyle w:val="CommentReference"/>
        </w:rPr>
        <w:annotationRef/>
      </w:r>
      <w:r>
        <w:t>48% of what?</w:t>
      </w:r>
    </w:p>
  </w:comment>
  <w:comment w:id="119" w:author="Geography" w:date="2014-05-18T15:39:00Z" w:initials="G">
    <w:p w14:paraId="0789159D" w14:textId="77777777" w:rsidR="00611774" w:rsidRDefault="00611774">
      <w:pPr>
        <w:pStyle w:val="CommentText"/>
      </w:pPr>
      <w:r>
        <w:rPr>
          <w:rStyle w:val="CommentReference"/>
        </w:rPr>
        <w:annotationRef/>
      </w:r>
      <w:r>
        <w:t>How many different storms?</w:t>
      </w:r>
    </w:p>
    <w:p w14:paraId="00C5721F" w14:textId="4983C97F" w:rsidR="00611774" w:rsidRDefault="00611774">
      <w:pPr>
        <w:pStyle w:val="CommentText"/>
      </w:pPr>
      <w:r>
        <w:t>This certainly seems like enough samples to calculate sediment loading at Quarry.</w:t>
      </w:r>
    </w:p>
  </w:comment>
  <w:comment w:id="120" w:author="Geography" w:date="2014-05-18T15:47:00Z" w:initials="G">
    <w:p w14:paraId="205A7616" w14:textId="6AB871AC" w:rsidR="00611774" w:rsidRDefault="00611774">
      <w:pPr>
        <w:pStyle w:val="CommentText"/>
      </w:pPr>
      <w:r>
        <w:rPr>
          <w:rStyle w:val="CommentReference"/>
        </w:rPr>
        <w:annotationRef/>
      </w:r>
      <w:r>
        <w:t>Text says there was a sample at 12000+ mg/L at Quarry.  Was that not included here?  Are the stormflow samples only?</w:t>
      </w:r>
    </w:p>
  </w:comment>
  <w:comment w:id="121" w:author="Geography" w:date="2014-05-18T08:14:00Z" w:initials="G">
    <w:p w14:paraId="457262F7" w14:textId="77777777" w:rsidR="00611774" w:rsidRDefault="00611774" w:rsidP="00DB59B7">
      <w:pPr>
        <w:pStyle w:val="CommentText"/>
      </w:pPr>
      <w:r>
        <w:rPr>
          <w:rStyle w:val="CommentReference"/>
        </w:rPr>
        <w:annotationRef/>
      </w:r>
      <w:r>
        <w:t>Belongs in the results, yes?</w:t>
      </w:r>
    </w:p>
  </w:comment>
  <w:comment w:id="124" w:author="Geography" w:date="2014-05-18T15:49:00Z" w:initials="G">
    <w:p w14:paraId="64DFD0DA" w14:textId="77777777" w:rsidR="00611774" w:rsidRDefault="00611774">
      <w:pPr>
        <w:pStyle w:val="CommentText"/>
      </w:pPr>
      <w:r>
        <w:rPr>
          <w:rStyle w:val="CommentReference"/>
        </w:rPr>
        <w:annotationRef/>
      </w:r>
      <w:r>
        <w:t>Remove title (there’s a typo in it anyway).</w:t>
      </w:r>
    </w:p>
    <w:p w14:paraId="28CBC664" w14:textId="00E1CF53" w:rsidR="00611774" w:rsidRDefault="00611774">
      <w:pPr>
        <w:pStyle w:val="CommentText"/>
      </w:pPr>
      <w:r>
        <w:t>What do the three panels represent?  Label a b c and clearly explain.</w:t>
      </w:r>
    </w:p>
  </w:comment>
  <w:comment w:id="125" w:author="Geography" w:date="2014-05-18T15:51:00Z" w:initials="G">
    <w:p w14:paraId="53681069" w14:textId="74A64772" w:rsidR="00611774" w:rsidRDefault="00611774">
      <w:pPr>
        <w:pStyle w:val="CommentText"/>
      </w:pPr>
      <w:r>
        <w:rPr>
          <w:rStyle w:val="CommentReference"/>
        </w:rPr>
        <w:annotationRef/>
      </w:r>
      <w:r>
        <w:t xml:space="preserve">What do the blue triangles represent?  </w:t>
      </w:r>
    </w:p>
  </w:comment>
  <w:comment w:id="126" w:author="Geography" w:date="2014-05-18T15:55:00Z" w:initials="G">
    <w:p w14:paraId="13BA308F" w14:textId="1E7D2DF7" w:rsidR="00611774" w:rsidRDefault="00611774">
      <w:pPr>
        <w:pStyle w:val="CommentText"/>
      </w:pPr>
      <w:r>
        <w:rPr>
          <w:rStyle w:val="CommentReference"/>
        </w:rPr>
        <w:annotationRef/>
      </w:r>
      <w:r>
        <w:t>The blue line in panel A doesn’t look like the least square regression line to me (misses all of the points with high SSC for turbidity &lt; 400).</w:t>
      </w:r>
    </w:p>
  </w:comment>
  <w:comment w:id="127" w:author="Geography" w:date="2014-05-18T15:52:00Z" w:initials="G">
    <w:p w14:paraId="7A35D863" w14:textId="77777777" w:rsidR="00611774" w:rsidRDefault="00611774">
      <w:pPr>
        <w:pStyle w:val="CommentText"/>
      </w:pPr>
      <w:r>
        <w:rPr>
          <w:rStyle w:val="CommentReference"/>
        </w:rPr>
        <w:annotationRef/>
      </w:r>
      <w:r>
        <w:t>In panels B and C, why show the same (yellow triangle) data twice?  Why not show the forest points on their own axes?</w:t>
      </w:r>
    </w:p>
    <w:p w14:paraId="06EF510C" w14:textId="0E51327C" w:rsidR="00611774" w:rsidRDefault="00611774">
      <w:pPr>
        <w:pStyle w:val="CommentText"/>
      </w:pPr>
      <w:r>
        <w:t>Doesn’t the legend hide one high red dot in panel C (compare to red dot at ~575 NTU and 800 mg/L).</w:t>
      </w:r>
    </w:p>
  </w:comment>
  <w:comment w:id="130" w:author="Geography" w:date="2014-05-18T15:57:00Z" w:initials="G">
    <w:p w14:paraId="6128A776" w14:textId="47A05C54" w:rsidR="00611774" w:rsidRDefault="00611774">
      <w:pPr>
        <w:pStyle w:val="CommentText"/>
      </w:pPr>
      <w:r>
        <w:rPr>
          <w:rStyle w:val="CommentReference"/>
        </w:rPr>
        <w:annotationRef/>
      </w:r>
      <w:r>
        <w:t>Replace every instance of LBJ with “VILLAGE” throughout.</w:t>
      </w:r>
    </w:p>
  </w:comment>
  <w:comment w:id="131" w:author="Geography" w:date="2014-05-18T15:58:00Z" w:initials="G">
    <w:p w14:paraId="4BB5D6D6" w14:textId="107A8D0E" w:rsidR="00611774" w:rsidRDefault="00611774">
      <w:pPr>
        <w:pStyle w:val="CommentText"/>
      </w:pPr>
      <w:r>
        <w:rPr>
          <w:rStyle w:val="CommentReference"/>
        </w:rPr>
        <w:annotationRef/>
      </w:r>
      <w:r>
        <w:t>Add the QUARRY samples in panel C.</w:t>
      </w:r>
    </w:p>
  </w:comment>
  <w:comment w:id="132" w:author="Geography" w:date="2014-05-18T15:59:00Z" w:initials="G">
    <w:p w14:paraId="049075F0" w14:textId="12482936" w:rsidR="00611774" w:rsidRDefault="00611774">
      <w:pPr>
        <w:pStyle w:val="CommentText"/>
      </w:pPr>
      <w:r>
        <w:rPr>
          <w:rStyle w:val="CommentReference"/>
        </w:rPr>
        <w:annotationRef/>
      </w:r>
      <w:r>
        <w:t>Was there evidence of big changes in impervious surface?  I don’t think you need this part to answer your questions.</w:t>
      </w:r>
    </w:p>
  </w:comment>
  <w:comment w:id="134" w:author="Geography" w:date="2014-05-18T16:01:00Z" w:initials="G">
    <w:p w14:paraId="0C1324B1" w14:textId="36137BEC" w:rsidR="00611774" w:rsidRDefault="00611774">
      <w:pPr>
        <w:pStyle w:val="CommentText"/>
      </w:pPr>
      <w:r>
        <w:rPr>
          <w:rStyle w:val="CommentReference"/>
        </w:rPr>
        <w:annotationRef/>
      </w:r>
      <w:r>
        <w:t>p-value?  Why is the high-intensity event at the forest (P=170mm)? missing from the VILLAGE?</w:t>
      </w:r>
    </w:p>
  </w:comment>
  <w:comment w:id="135" w:author="Alex Messina" w:date="2014-05-19T16:51:00Z" w:initials="AM">
    <w:p w14:paraId="4836219B" w14:textId="68B16FB9" w:rsidR="00611774" w:rsidRDefault="00611774">
      <w:pPr>
        <w:pStyle w:val="CommentText"/>
      </w:pPr>
      <w:r>
        <w:rPr>
          <w:rStyle w:val="CommentReference"/>
        </w:rPr>
        <w:annotationRef/>
      </w:r>
      <w:r>
        <w:t>I had zoomed in too far, oops</w:t>
      </w:r>
    </w:p>
  </w:comment>
  <w:comment w:id="136" w:author="Geography" w:date="2014-05-18T16:02:00Z" w:initials="G">
    <w:p w14:paraId="46352868" w14:textId="25C70A92" w:rsidR="00611774" w:rsidRDefault="00611774">
      <w:pPr>
        <w:pStyle w:val="CommentText"/>
      </w:pPr>
      <w:r>
        <w:rPr>
          <w:rStyle w:val="CommentReference"/>
        </w:rPr>
        <w:annotationRef/>
      </w:r>
      <w:r>
        <w:t>Dotsize = 15minmax in the axis is confusing.</w:t>
      </w:r>
    </w:p>
  </w:comment>
  <w:comment w:id="137" w:author="Alex Messina" w:date="2014-05-19T16:51:00Z" w:initials="AM">
    <w:p w14:paraId="4D32A16E" w14:textId="15691329" w:rsidR="00611774" w:rsidRDefault="00611774">
      <w:pPr>
        <w:pStyle w:val="CommentText"/>
      </w:pPr>
      <w:r>
        <w:rPr>
          <w:rStyle w:val="CommentReference"/>
        </w:rPr>
        <w:annotationRef/>
      </w:r>
      <w:r>
        <w:t>Changed to Intensity (mm/15min)</w:t>
      </w:r>
    </w:p>
  </w:comment>
  <w:comment w:id="138" w:author="Geography" w:date="2014-05-18T16:02:00Z" w:initials="G">
    <w:p w14:paraId="74CC3469" w14:textId="6A01CD25" w:rsidR="00611774" w:rsidRDefault="00611774">
      <w:pPr>
        <w:pStyle w:val="CommentText"/>
      </w:pPr>
      <w:r>
        <w:rPr>
          <w:rStyle w:val="CommentReference"/>
        </w:rPr>
        <w:annotationRef/>
      </w:r>
      <w:r>
        <w:t>Necessary?  Maybe in site information for the NOAA report, but doesn’t seem necessary for the proposal.</w:t>
      </w:r>
    </w:p>
  </w:comment>
  <w:comment w:id="139" w:author="Alex Messina" w:date="2014-05-19T16:51:00Z" w:initials="AM">
    <w:p w14:paraId="2795C862" w14:textId="297C2068" w:rsidR="00611774" w:rsidRDefault="00611774">
      <w:pPr>
        <w:pStyle w:val="CommentText"/>
      </w:pPr>
      <w:r>
        <w:rPr>
          <w:rStyle w:val="CommentReference"/>
        </w:rPr>
        <w:annotationRef/>
      </w:r>
      <w:r>
        <w:t>Ok there was a lot of confusion about upstream development. Just wanted to clarify it here. I’ll remove for proposal</w:t>
      </w:r>
    </w:p>
  </w:comment>
  <w:comment w:id="141" w:author="Geography" w:date="2014-05-19T06:49:00Z" w:initials="G">
    <w:p w14:paraId="2173E3CF" w14:textId="15555832" w:rsidR="00611774" w:rsidRDefault="00611774">
      <w:pPr>
        <w:pStyle w:val="CommentText"/>
      </w:pPr>
      <w:r>
        <w:rPr>
          <w:rStyle w:val="CommentReference"/>
        </w:rPr>
        <w:annotationRef/>
      </w:r>
      <w:r>
        <w:t>This still needs to be reformulated to be clearer.</w:t>
      </w:r>
    </w:p>
  </w:comment>
  <w:comment w:id="143" w:author="Alex Messina" w:date="2014-05-21T06:51:00Z" w:initials="AM">
    <w:p w14:paraId="1B2C47E7" w14:textId="1F5EF1F2" w:rsidR="00611774" w:rsidRDefault="00611774">
      <w:pPr>
        <w:pStyle w:val="CommentText"/>
      </w:pPr>
      <w:r>
        <w:rPr>
          <w:rStyle w:val="CommentReference"/>
        </w:rPr>
        <w:annotationRef/>
      </w:r>
      <w:r>
        <w:rPr>
          <w:rStyle w:val="CommentReference"/>
        </w:rPr>
        <w:annotationRef/>
      </w:r>
      <w:r>
        <w:t>Isn’t this similar to normalizing by area, and comparing rating curves?</w:t>
      </w:r>
    </w:p>
  </w:comment>
  <w:comment w:id="146" w:author="Geography" w:date="2014-05-19T07:01:00Z" w:initials="G">
    <w:p w14:paraId="18FBAE49" w14:textId="485A2CA2" w:rsidR="00611774" w:rsidRDefault="00611774">
      <w:pPr>
        <w:pStyle w:val="CommentText"/>
      </w:pPr>
      <w:r>
        <w:rPr>
          <w:rStyle w:val="CommentReference"/>
        </w:rPr>
        <w:annotationRef/>
      </w:r>
      <w:r>
        <w:t>What the r associated with p&lt;0.05?  p&lt;0.001?  The statistical significance of p-values dependso n sample size, so need to indicate r for at least p&lt;0.05.</w:t>
      </w:r>
    </w:p>
  </w:comment>
  <w:comment w:id="147" w:author="Geography" w:date="2014-05-19T07:03:00Z" w:initials="G">
    <w:p w14:paraId="5B842D62" w14:textId="22BA114B" w:rsidR="00611774" w:rsidRDefault="00611774">
      <w:pPr>
        <w:pStyle w:val="CommentText"/>
      </w:pPr>
      <w:r>
        <w:rPr>
          <w:rStyle w:val="CommentReference"/>
        </w:rPr>
        <w:annotationRef/>
      </w:r>
      <w:r>
        <w:t>If there was no difference, particulalrly in the p-value, then just show Pearson and say there was no difference.</w:t>
      </w:r>
    </w:p>
  </w:comment>
  <w:comment w:id="148" w:author="Alex Messina" w:date="2014-05-21T08:20:00Z" w:initials="AM">
    <w:p w14:paraId="07957311" w14:textId="0B688007" w:rsidR="00611774" w:rsidRDefault="00611774">
      <w:pPr>
        <w:pStyle w:val="CommentText"/>
      </w:pPr>
      <w:r>
        <w:rPr>
          <w:rStyle w:val="CommentReference"/>
        </w:rPr>
        <w:annotationRef/>
      </w:r>
      <w:r>
        <w:t>There were several exceptions like Psum Total, and the table doesn’t take much space. Should it be removed?</w:t>
      </w:r>
    </w:p>
  </w:comment>
  <w:comment w:id="149" w:author="Geography" w:date="2014-05-19T07:06:00Z" w:initials="G">
    <w:p w14:paraId="245C0264" w14:textId="521CD99C" w:rsidR="00611774" w:rsidRDefault="00611774">
      <w:pPr>
        <w:pStyle w:val="CommentText"/>
      </w:pPr>
      <w:r>
        <w:rPr>
          <w:rStyle w:val="CommentReference"/>
        </w:rPr>
        <w:annotationRef/>
      </w:r>
      <w:r>
        <w:t>The coefficients are too close to say this (e.g 0.84 vs 0.86 are not likely statistically significant differences).</w:t>
      </w:r>
    </w:p>
  </w:comment>
  <w:comment w:id="151" w:author="Geography" w:date="2014-05-19T07:07:00Z" w:initials="G">
    <w:p w14:paraId="3C0AEC08" w14:textId="637A0EEA" w:rsidR="00611774" w:rsidRDefault="00611774">
      <w:pPr>
        <w:pStyle w:val="CommentText"/>
      </w:pPr>
      <w:r>
        <w:rPr>
          <w:rStyle w:val="CommentReference"/>
        </w:rPr>
        <w:annotationRef/>
      </w:r>
      <w:r>
        <w:t>?</w:t>
      </w:r>
    </w:p>
  </w:comment>
  <w:comment w:id="154" w:author="Geography" w:date="2014-05-19T07:11:00Z" w:initials="G">
    <w:p w14:paraId="5FCAA236" w14:textId="74707222" w:rsidR="00611774" w:rsidRDefault="00611774">
      <w:pPr>
        <w:pStyle w:val="CommentText"/>
      </w:pPr>
      <w:r>
        <w:rPr>
          <w:rStyle w:val="CommentReference"/>
        </w:rPr>
        <w:annotationRef/>
      </w:r>
      <w:r>
        <w:t>But it’s in Figure 12.</w:t>
      </w:r>
    </w:p>
  </w:comment>
  <w:comment w:id="156" w:author="Geography" w:date="2014-05-19T07:10:00Z" w:initials="G">
    <w:p w14:paraId="483E7500" w14:textId="721E686C" w:rsidR="00611774" w:rsidRDefault="00611774">
      <w:pPr>
        <w:pStyle w:val="CommentText"/>
      </w:pPr>
      <w:r>
        <w:rPr>
          <w:rStyle w:val="CommentReference"/>
        </w:rPr>
        <w:annotationRef/>
      </w:r>
      <w:r>
        <w:t>y-axis should be SSY in Mg/km2, right?</w:t>
      </w:r>
    </w:p>
  </w:comment>
  <w:comment w:id="158" w:author="Geography" w:date="2014-05-19T07:12:00Z" w:initials="G">
    <w:p w14:paraId="026403B3" w14:textId="4981E20B" w:rsidR="00611774" w:rsidRDefault="00611774">
      <w:pPr>
        <w:pStyle w:val="CommentText"/>
      </w:pPr>
      <w:r>
        <w:rPr>
          <w:rStyle w:val="CommentReference"/>
        </w:rPr>
        <w:annotationRef/>
      </w:r>
      <w:r>
        <w:t>Interpret the values in this table. What do you want the reader to see?</w:t>
      </w:r>
    </w:p>
  </w:comment>
  <w:comment w:id="161" w:author="Geography" w:date="2014-05-19T07:14:00Z" w:initials="G">
    <w:p w14:paraId="4ECCBAA0" w14:textId="1910B452" w:rsidR="00611774" w:rsidRDefault="00611774">
      <w:pPr>
        <w:pStyle w:val="CommentText"/>
      </w:pPr>
      <w:r>
        <w:rPr>
          <w:rStyle w:val="CommentReference"/>
        </w:rPr>
        <w:annotationRef/>
      </w:r>
      <w:r>
        <w:t>Move up to where you mention Table 5.</w:t>
      </w:r>
    </w:p>
  </w:comment>
  <w:comment w:id="162" w:author="Geography" w:date="2014-05-19T07:15:00Z" w:initials="G">
    <w:p w14:paraId="572248DC" w14:textId="1E43E700" w:rsidR="00611774" w:rsidRDefault="00611774">
      <w:pPr>
        <w:pStyle w:val="CommentText"/>
      </w:pPr>
      <w:r>
        <w:rPr>
          <w:rStyle w:val="CommentReference"/>
        </w:rPr>
        <w:annotationRef/>
      </w:r>
      <w:r>
        <w:t xml:space="preserve"> Among locations?</w:t>
      </w:r>
    </w:p>
  </w:comment>
  <w:comment w:id="164" w:author="Geography" w:date="2014-05-19T07:17:00Z" w:initials="G">
    <w:p w14:paraId="55DBC87D" w14:textId="5A01FA13" w:rsidR="00611774" w:rsidRDefault="00611774">
      <w:pPr>
        <w:pStyle w:val="CommentText"/>
      </w:pPr>
      <w:r>
        <w:rPr>
          <w:rStyle w:val="CommentReference"/>
        </w:rPr>
        <w:annotationRef/>
      </w:r>
      <w:r>
        <w:t>And for xx storms at thequarry.</w:t>
      </w:r>
    </w:p>
  </w:comment>
  <w:comment w:id="165" w:author="Geography" w:date="2014-05-19T07:17:00Z" w:initials="G">
    <w:p w14:paraId="06119C9E" w14:textId="34FD8109" w:rsidR="00611774" w:rsidRDefault="00611774">
      <w:pPr>
        <w:pStyle w:val="CommentText"/>
      </w:pPr>
      <w:r>
        <w:rPr>
          <w:rStyle w:val="CommentReference"/>
        </w:rPr>
        <w:annotationRef/>
      </w:r>
      <w:r>
        <w:t>For the noaa report, not the article.</w:t>
      </w:r>
    </w:p>
  </w:comment>
  <w:comment w:id="166" w:author="Geography" w:date="2014-05-19T07:18:00Z" w:initials="G">
    <w:p w14:paraId="3B1254C6" w14:textId="4E07A63C" w:rsidR="00611774" w:rsidRDefault="00611774">
      <w:pPr>
        <w:pStyle w:val="CommentText"/>
      </w:pPr>
      <w:r>
        <w:rPr>
          <w:rStyle w:val="CommentReference"/>
        </w:rPr>
        <w:annotationRef/>
      </w:r>
      <w:r>
        <w:t>Can this be more accurately quantified?  What about an average event SSC for the quarry that you could add to the Q-SSYev plots?</w:t>
      </w:r>
    </w:p>
  </w:comment>
  <w:comment w:id="167" w:author="Geography" w:date="2014-05-19T07:18:00Z" w:initials="G">
    <w:p w14:paraId="059E3B29" w14:textId="4F10E226" w:rsidR="00611774" w:rsidRDefault="00611774">
      <w:pPr>
        <w:pStyle w:val="CommentText"/>
      </w:pPr>
      <w:r>
        <w:rPr>
          <w:rStyle w:val="CommentReference"/>
        </w:rPr>
        <w:annotationRef/>
      </w:r>
      <w:r>
        <w:t>This answers a different question.  There are no statistical tests for this significance.  If this is to be addressed, it needs to be a larger part of the paper, methdos, and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433186" w15:done="0"/>
  <w15:commentEx w15:paraId="54681EDE" w15:done="0"/>
  <w15:commentEx w15:paraId="48E17F54" w15:done="1"/>
  <w15:commentEx w15:paraId="2083E343" w15:done="0"/>
  <w15:commentEx w15:paraId="7A40375C" w15:done="0"/>
  <w15:commentEx w15:paraId="0BF83D97" w15:paraIdParent="7A40375C" w15:done="0"/>
  <w15:commentEx w15:paraId="0C98AE00" w15:done="0"/>
  <w15:commentEx w15:paraId="273D6184" w15:paraIdParent="0C98AE00" w15:done="0"/>
  <w15:commentEx w15:paraId="706DBADF" w15:done="0"/>
  <w15:commentEx w15:paraId="08D862E1" w15:done="1"/>
  <w15:commentEx w15:paraId="4ED16DBF" w15:done="1"/>
  <w15:commentEx w15:paraId="536C04AA" w15:paraIdParent="4ED16DBF" w15:done="1"/>
  <w15:commentEx w15:paraId="7127FF0B" w15:done="0"/>
  <w15:commentEx w15:paraId="26704F45" w15:paraIdParent="7127FF0B" w15:done="0"/>
  <w15:commentEx w15:paraId="491D1B43" w15:done="1"/>
  <w15:commentEx w15:paraId="7CABAEE8" w15:paraIdParent="491D1B43" w15:done="1"/>
  <w15:commentEx w15:paraId="6161E4C1" w15:done="0"/>
  <w15:commentEx w15:paraId="03919E4D" w15:paraIdParent="6161E4C1" w15:done="0"/>
  <w15:commentEx w15:paraId="0472AFD1" w15:done="1"/>
  <w15:commentEx w15:paraId="3ECF8F1C" w15:paraIdParent="0472AFD1" w15:done="1"/>
  <w15:commentEx w15:paraId="34792338" w15:done="1"/>
  <w15:commentEx w15:paraId="1D444216" w15:done="1"/>
  <w15:commentEx w15:paraId="457447A1" w15:done="1"/>
  <w15:commentEx w15:paraId="78046F75" w15:paraIdParent="457447A1" w15:done="1"/>
  <w15:commentEx w15:paraId="401A766C" w15:done="0"/>
  <w15:commentEx w15:paraId="0BE5B849" w15:done="0"/>
  <w15:commentEx w15:paraId="06DB6ED0" w15:paraIdParent="0BE5B849" w15:done="0"/>
  <w15:commentEx w15:paraId="033E84CA" w15:done="1"/>
  <w15:commentEx w15:paraId="1078DF73" w15:paraIdParent="033E84CA" w15:done="1"/>
  <w15:commentEx w15:paraId="0820FCC0" w15:done="1"/>
  <w15:commentEx w15:paraId="15D577B3" w15:done="1"/>
  <w15:commentEx w15:paraId="607899A2" w15:paraIdParent="15D577B3" w15:done="1"/>
  <w15:commentEx w15:paraId="721C85D7" w15:done="0"/>
  <w15:commentEx w15:paraId="4F41EB37" w15:paraIdParent="721C85D7" w15:done="0"/>
  <w15:commentEx w15:paraId="31DA8260" w15:done="1"/>
  <w15:commentEx w15:paraId="3BEFFD50" w15:paraIdParent="31DA8260" w15:done="1"/>
  <w15:commentEx w15:paraId="0E5D0748" w15:done="1"/>
  <w15:commentEx w15:paraId="21ED1A3E" w15:paraIdParent="0E5D0748" w15:done="1"/>
  <w15:commentEx w15:paraId="22C59A82" w15:done="0"/>
  <w15:commentEx w15:paraId="0CBECB0E" w15:paraIdParent="22C59A82" w15:done="0"/>
  <w15:commentEx w15:paraId="06AF3ABF" w15:done="0"/>
  <w15:commentEx w15:paraId="3FCDFDC0" w15:done="0"/>
  <w15:commentEx w15:paraId="50916D2C" w15:paraIdParent="3FCDFDC0" w15:done="0"/>
  <w15:commentEx w15:paraId="412E709E" w15:done="0"/>
  <w15:commentEx w15:paraId="59F76194" w15:done="0"/>
  <w15:commentEx w15:paraId="37B18F2B" w15:paraIdParent="59F76194" w15:done="0"/>
  <w15:commentEx w15:paraId="7BDC25CA" w15:done="0"/>
  <w15:commentEx w15:paraId="664455D3" w15:paraIdParent="7BDC25CA" w15:done="0"/>
  <w15:commentEx w15:paraId="213713D5" w15:done="0"/>
  <w15:commentEx w15:paraId="3EAEFC0E" w15:done="0"/>
  <w15:commentEx w15:paraId="5ACD59AB" w15:done="0"/>
  <w15:commentEx w15:paraId="4D07A55C" w15:done="0"/>
  <w15:commentEx w15:paraId="4E52D1E3" w15:paraIdParent="4D07A55C" w15:done="0"/>
  <w15:commentEx w15:paraId="5100E206" w15:done="1"/>
  <w15:commentEx w15:paraId="29EBE3D6" w15:done="1"/>
  <w15:commentEx w15:paraId="0676D098" w15:done="1"/>
  <w15:commentEx w15:paraId="172D04DA" w15:done="1"/>
  <w15:commentEx w15:paraId="63CE567F" w15:done="0"/>
  <w15:commentEx w15:paraId="207F04E2" w15:paraIdParent="63CE567F" w15:done="0"/>
  <w15:commentEx w15:paraId="7CB13BD3" w15:done="0"/>
  <w15:commentEx w15:paraId="7CA4AAF6" w15:paraIdParent="7CB13BD3" w15:done="0"/>
  <w15:commentEx w15:paraId="5D476D78" w15:done="0"/>
  <w15:commentEx w15:paraId="642D33B7" w15:paraIdParent="5D476D78" w15:done="0"/>
  <w15:commentEx w15:paraId="4E310412" w15:done="1"/>
  <w15:commentEx w15:paraId="2A194D37" w15:done="0"/>
  <w15:commentEx w15:paraId="01119604" w15:done="0"/>
  <w15:commentEx w15:paraId="295F7A8E" w15:done="0"/>
  <w15:commentEx w15:paraId="071461B5" w15:done="0"/>
  <w15:commentEx w15:paraId="02E80FB4" w15:done="0"/>
  <w15:commentEx w15:paraId="569B517F" w15:done="0"/>
  <w15:commentEx w15:paraId="00C5721F" w15:done="0"/>
  <w15:commentEx w15:paraId="205A7616" w15:done="0"/>
  <w15:commentEx w15:paraId="457262F7" w15:done="0"/>
  <w15:commentEx w15:paraId="28CBC664" w15:done="0"/>
  <w15:commentEx w15:paraId="53681069" w15:done="0"/>
  <w15:commentEx w15:paraId="13BA308F" w15:done="0"/>
  <w15:commentEx w15:paraId="06EF510C" w15:done="0"/>
  <w15:commentEx w15:paraId="6128A776" w15:done="0"/>
  <w15:commentEx w15:paraId="4BB5D6D6" w15:done="0"/>
  <w15:commentEx w15:paraId="049075F0" w15:done="0"/>
  <w15:commentEx w15:paraId="0C1324B1" w15:done="0"/>
  <w15:commentEx w15:paraId="4836219B" w15:paraIdParent="0C1324B1" w15:done="0"/>
  <w15:commentEx w15:paraId="46352868" w15:done="0"/>
  <w15:commentEx w15:paraId="4D32A16E" w15:paraIdParent="46352868" w15:done="0"/>
  <w15:commentEx w15:paraId="74CC3469" w15:done="0"/>
  <w15:commentEx w15:paraId="2795C862" w15:paraIdParent="74CC3469" w15:done="0"/>
  <w15:commentEx w15:paraId="2173E3CF" w15:done="0"/>
  <w15:commentEx w15:paraId="1B2C47E7" w15:done="0"/>
  <w15:commentEx w15:paraId="18FBAE49" w15:done="1"/>
  <w15:commentEx w15:paraId="5B842D62" w15:done="0"/>
  <w15:commentEx w15:paraId="07957311" w15:paraIdParent="5B842D62" w15:done="0"/>
  <w15:commentEx w15:paraId="245C0264" w15:done="0"/>
  <w15:commentEx w15:paraId="3C0AEC08" w15:done="0"/>
  <w15:commentEx w15:paraId="5FCAA236" w15:done="0"/>
  <w15:commentEx w15:paraId="483E7500" w15:done="0"/>
  <w15:commentEx w15:paraId="026403B3" w15:done="0"/>
  <w15:commentEx w15:paraId="4ECCBAA0" w15:done="0"/>
  <w15:commentEx w15:paraId="572248DC" w15:done="0"/>
  <w15:commentEx w15:paraId="55DBC87D" w15:done="0"/>
  <w15:commentEx w15:paraId="06119C9E" w15:done="0"/>
  <w15:commentEx w15:paraId="3B1254C6" w15:done="0"/>
  <w15:commentEx w15:paraId="059E3B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BA99B" w14:textId="77777777" w:rsidR="000D4774" w:rsidRDefault="000D4774" w:rsidP="00DE1070">
      <w:pPr>
        <w:spacing w:after="0" w:line="240" w:lineRule="auto"/>
      </w:pPr>
      <w:r>
        <w:separator/>
      </w:r>
    </w:p>
  </w:endnote>
  <w:endnote w:type="continuationSeparator" w:id="0">
    <w:p w14:paraId="7A46D7E2" w14:textId="77777777" w:rsidR="000D4774" w:rsidRDefault="000D4774" w:rsidP="00DE1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12334" w14:textId="77777777" w:rsidR="000D4774" w:rsidRDefault="000D4774" w:rsidP="00DE1070">
      <w:pPr>
        <w:spacing w:after="0" w:line="240" w:lineRule="auto"/>
      </w:pPr>
      <w:r>
        <w:separator/>
      </w:r>
    </w:p>
  </w:footnote>
  <w:footnote w:type="continuationSeparator" w:id="0">
    <w:p w14:paraId="5C2CDF5D" w14:textId="77777777" w:rsidR="000D4774" w:rsidRDefault="000D4774" w:rsidP="00DE10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85422"/>
      <w:docPartObj>
        <w:docPartGallery w:val="Page Numbers (Top of Page)"/>
        <w:docPartUnique/>
      </w:docPartObj>
    </w:sdtPr>
    <w:sdtEndPr>
      <w:rPr>
        <w:noProof/>
      </w:rPr>
    </w:sdtEndPr>
    <w:sdtContent>
      <w:p w14:paraId="7682794F" w14:textId="45D11BEE" w:rsidR="00611774" w:rsidRDefault="00611774">
        <w:pPr>
          <w:pStyle w:val="Header"/>
        </w:pPr>
        <w:r>
          <w:fldChar w:fldCharType="begin"/>
        </w:r>
        <w:r>
          <w:instrText xml:space="preserve"> PAGE   \* MERGEFORMAT </w:instrText>
        </w:r>
        <w:r>
          <w:fldChar w:fldCharType="separate"/>
        </w:r>
        <w:r w:rsidR="00B152B9">
          <w:rPr>
            <w:noProof/>
          </w:rPr>
          <w:t>21</w:t>
        </w:r>
        <w:r>
          <w:rPr>
            <w:noProof/>
          </w:rPr>
          <w:fldChar w:fldCharType="end"/>
        </w:r>
      </w:p>
    </w:sdtContent>
  </w:sdt>
  <w:p w14:paraId="014559B9" w14:textId="77777777" w:rsidR="00611774" w:rsidRDefault="006117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618B5"/>
    <w:multiLevelType w:val="hybridMultilevel"/>
    <w:tmpl w:val="03227A46"/>
    <w:lvl w:ilvl="0" w:tplc="30F45BD6">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337CC6"/>
    <w:multiLevelType w:val="hybridMultilevel"/>
    <w:tmpl w:val="34C61C3A"/>
    <w:lvl w:ilvl="0" w:tplc="83CCD2BA">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BD3E8F"/>
    <w:multiLevelType w:val="hybridMultilevel"/>
    <w:tmpl w:val="524ED110"/>
    <w:lvl w:ilvl="0" w:tplc="FA08888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E71A32"/>
    <w:multiLevelType w:val="hybridMultilevel"/>
    <w:tmpl w:val="4B709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AD68F3"/>
    <w:multiLevelType w:val="hybridMultilevel"/>
    <w:tmpl w:val="03227A46"/>
    <w:lvl w:ilvl="0" w:tplc="30F45BD6">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CF6D1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Messina">
    <w15:presenceInfo w15:providerId="Windows Live" w15:userId="2225572b3707e4fb"/>
  </w15:person>
  <w15:person w15:author="Geography">
    <w15:presenceInfo w15:providerId="None" w15:userId="Geograph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E54"/>
    <w:rsid w:val="000023CD"/>
    <w:rsid w:val="00002A01"/>
    <w:rsid w:val="00006FDC"/>
    <w:rsid w:val="00010527"/>
    <w:rsid w:val="00011B77"/>
    <w:rsid w:val="00016782"/>
    <w:rsid w:val="0002094E"/>
    <w:rsid w:val="00020B1E"/>
    <w:rsid w:val="00037E36"/>
    <w:rsid w:val="00037F43"/>
    <w:rsid w:val="00040855"/>
    <w:rsid w:val="000414C1"/>
    <w:rsid w:val="00044E09"/>
    <w:rsid w:val="000558A4"/>
    <w:rsid w:val="000626BD"/>
    <w:rsid w:val="000653E2"/>
    <w:rsid w:val="0007001F"/>
    <w:rsid w:val="000776F5"/>
    <w:rsid w:val="00080E96"/>
    <w:rsid w:val="00083004"/>
    <w:rsid w:val="00083CD0"/>
    <w:rsid w:val="00084463"/>
    <w:rsid w:val="00090FFD"/>
    <w:rsid w:val="00091DE2"/>
    <w:rsid w:val="000931C0"/>
    <w:rsid w:val="0009596D"/>
    <w:rsid w:val="000977F6"/>
    <w:rsid w:val="000A5FAE"/>
    <w:rsid w:val="000B1554"/>
    <w:rsid w:val="000B78BB"/>
    <w:rsid w:val="000C2D70"/>
    <w:rsid w:val="000C3E8D"/>
    <w:rsid w:val="000D4774"/>
    <w:rsid w:val="000D654D"/>
    <w:rsid w:val="000D7904"/>
    <w:rsid w:val="000E186A"/>
    <w:rsid w:val="000E4839"/>
    <w:rsid w:val="000E48BB"/>
    <w:rsid w:val="000E651E"/>
    <w:rsid w:val="000F0749"/>
    <w:rsid w:val="000F074A"/>
    <w:rsid w:val="000F2C54"/>
    <w:rsid w:val="000F3B2F"/>
    <w:rsid w:val="000F7E3C"/>
    <w:rsid w:val="00111FC8"/>
    <w:rsid w:val="00114367"/>
    <w:rsid w:val="00135AE8"/>
    <w:rsid w:val="00136B08"/>
    <w:rsid w:val="00137FBC"/>
    <w:rsid w:val="0014130E"/>
    <w:rsid w:val="00141670"/>
    <w:rsid w:val="00141B09"/>
    <w:rsid w:val="00141C85"/>
    <w:rsid w:val="001428B7"/>
    <w:rsid w:val="00143722"/>
    <w:rsid w:val="0014537A"/>
    <w:rsid w:val="00145851"/>
    <w:rsid w:val="0015102A"/>
    <w:rsid w:val="00151A43"/>
    <w:rsid w:val="0015364A"/>
    <w:rsid w:val="001567FE"/>
    <w:rsid w:val="00160BEC"/>
    <w:rsid w:val="001627AD"/>
    <w:rsid w:val="00166340"/>
    <w:rsid w:val="001749C4"/>
    <w:rsid w:val="00176D3B"/>
    <w:rsid w:val="00184DD0"/>
    <w:rsid w:val="001856BC"/>
    <w:rsid w:val="00194644"/>
    <w:rsid w:val="001953C4"/>
    <w:rsid w:val="0019658A"/>
    <w:rsid w:val="0019725D"/>
    <w:rsid w:val="001A0DD8"/>
    <w:rsid w:val="001A23A8"/>
    <w:rsid w:val="001A5343"/>
    <w:rsid w:val="001B6C3C"/>
    <w:rsid w:val="001C2660"/>
    <w:rsid w:val="001C4D7F"/>
    <w:rsid w:val="001D1BEB"/>
    <w:rsid w:val="001D32F5"/>
    <w:rsid w:val="001D52B3"/>
    <w:rsid w:val="001D53C9"/>
    <w:rsid w:val="001D6BD7"/>
    <w:rsid w:val="001E09F2"/>
    <w:rsid w:val="001F3BD6"/>
    <w:rsid w:val="001F715F"/>
    <w:rsid w:val="0020406A"/>
    <w:rsid w:val="00206090"/>
    <w:rsid w:val="0021535D"/>
    <w:rsid w:val="00216465"/>
    <w:rsid w:val="00216B47"/>
    <w:rsid w:val="00242C06"/>
    <w:rsid w:val="00244B5A"/>
    <w:rsid w:val="0025129C"/>
    <w:rsid w:val="0025558B"/>
    <w:rsid w:val="002617F5"/>
    <w:rsid w:val="002663A3"/>
    <w:rsid w:val="00270242"/>
    <w:rsid w:val="00271061"/>
    <w:rsid w:val="00271363"/>
    <w:rsid w:val="00271B11"/>
    <w:rsid w:val="00275DF8"/>
    <w:rsid w:val="00277D55"/>
    <w:rsid w:val="002879A4"/>
    <w:rsid w:val="00293747"/>
    <w:rsid w:val="00296AD0"/>
    <w:rsid w:val="002A1E09"/>
    <w:rsid w:val="002A4668"/>
    <w:rsid w:val="002B169E"/>
    <w:rsid w:val="002C0D60"/>
    <w:rsid w:val="002C3BC1"/>
    <w:rsid w:val="002C527D"/>
    <w:rsid w:val="002C5945"/>
    <w:rsid w:val="002E0244"/>
    <w:rsid w:val="002E0D5A"/>
    <w:rsid w:val="002E1E54"/>
    <w:rsid w:val="002E2223"/>
    <w:rsid w:val="002E3583"/>
    <w:rsid w:val="002E7633"/>
    <w:rsid w:val="002F08DA"/>
    <w:rsid w:val="00301181"/>
    <w:rsid w:val="00301B1B"/>
    <w:rsid w:val="00302A8E"/>
    <w:rsid w:val="003169E1"/>
    <w:rsid w:val="00333DD3"/>
    <w:rsid w:val="003351F1"/>
    <w:rsid w:val="00340B2C"/>
    <w:rsid w:val="003425FB"/>
    <w:rsid w:val="00342FAF"/>
    <w:rsid w:val="00345A20"/>
    <w:rsid w:val="00360DFF"/>
    <w:rsid w:val="00363F04"/>
    <w:rsid w:val="003739AC"/>
    <w:rsid w:val="00373C34"/>
    <w:rsid w:val="0037450F"/>
    <w:rsid w:val="0037530F"/>
    <w:rsid w:val="00377E71"/>
    <w:rsid w:val="00386BE5"/>
    <w:rsid w:val="003A2EC0"/>
    <w:rsid w:val="003A357B"/>
    <w:rsid w:val="003C12D0"/>
    <w:rsid w:val="003C14FD"/>
    <w:rsid w:val="003C5264"/>
    <w:rsid w:val="003C796B"/>
    <w:rsid w:val="003D14B1"/>
    <w:rsid w:val="003E3049"/>
    <w:rsid w:val="003E3D65"/>
    <w:rsid w:val="003F1CD1"/>
    <w:rsid w:val="003F1F48"/>
    <w:rsid w:val="003F3511"/>
    <w:rsid w:val="003F3570"/>
    <w:rsid w:val="003F7523"/>
    <w:rsid w:val="00401C51"/>
    <w:rsid w:val="004027EB"/>
    <w:rsid w:val="00402C75"/>
    <w:rsid w:val="00402F4A"/>
    <w:rsid w:val="00404D45"/>
    <w:rsid w:val="00405867"/>
    <w:rsid w:val="004061EA"/>
    <w:rsid w:val="00420513"/>
    <w:rsid w:val="004205FB"/>
    <w:rsid w:val="004235B4"/>
    <w:rsid w:val="0042666E"/>
    <w:rsid w:val="0043080B"/>
    <w:rsid w:val="00430E49"/>
    <w:rsid w:val="004436DE"/>
    <w:rsid w:val="004476B5"/>
    <w:rsid w:val="0045436E"/>
    <w:rsid w:val="0045520A"/>
    <w:rsid w:val="00455F1B"/>
    <w:rsid w:val="00461B29"/>
    <w:rsid w:val="004623E5"/>
    <w:rsid w:val="00463877"/>
    <w:rsid w:val="00466733"/>
    <w:rsid w:val="00474DC7"/>
    <w:rsid w:val="00477409"/>
    <w:rsid w:val="004845E2"/>
    <w:rsid w:val="00491BAA"/>
    <w:rsid w:val="00493C70"/>
    <w:rsid w:val="004A164B"/>
    <w:rsid w:val="004C2042"/>
    <w:rsid w:val="004C352A"/>
    <w:rsid w:val="004C4D4F"/>
    <w:rsid w:val="004C542C"/>
    <w:rsid w:val="004D1CFA"/>
    <w:rsid w:val="004D341B"/>
    <w:rsid w:val="004D34F9"/>
    <w:rsid w:val="004D4080"/>
    <w:rsid w:val="004D4827"/>
    <w:rsid w:val="004D6C39"/>
    <w:rsid w:val="004F50DE"/>
    <w:rsid w:val="0051309C"/>
    <w:rsid w:val="00516576"/>
    <w:rsid w:val="00520113"/>
    <w:rsid w:val="0052562A"/>
    <w:rsid w:val="0052562B"/>
    <w:rsid w:val="00526822"/>
    <w:rsid w:val="00530F0D"/>
    <w:rsid w:val="005314E7"/>
    <w:rsid w:val="005318A2"/>
    <w:rsid w:val="0053494D"/>
    <w:rsid w:val="0054156A"/>
    <w:rsid w:val="00553881"/>
    <w:rsid w:val="005615C6"/>
    <w:rsid w:val="005705A8"/>
    <w:rsid w:val="00571068"/>
    <w:rsid w:val="00573A72"/>
    <w:rsid w:val="00576C77"/>
    <w:rsid w:val="005857EE"/>
    <w:rsid w:val="005952E6"/>
    <w:rsid w:val="005961C2"/>
    <w:rsid w:val="0059712E"/>
    <w:rsid w:val="005A0F3E"/>
    <w:rsid w:val="005A1A82"/>
    <w:rsid w:val="005A504D"/>
    <w:rsid w:val="005B04BC"/>
    <w:rsid w:val="005B2F70"/>
    <w:rsid w:val="005B4484"/>
    <w:rsid w:val="005B4BAD"/>
    <w:rsid w:val="005C578E"/>
    <w:rsid w:val="005C5D74"/>
    <w:rsid w:val="005D36AC"/>
    <w:rsid w:val="005E3A2F"/>
    <w:rsid w:val="005E5113"/>
    <w:rsid w:val="005F51BA"/>
    <w:rsid w:val="005F6890"/>
    <w:rsid w:val="00611774"/>
    <w:rsid w:val="00621A7F"/>
    <w:rsid w:val="00626908"/>
    <w:rsid w:val="0063032F"/>
    <w:rsid w:val="00630E3C"/>
    <w:rsid w:val="00633205"/>
    <w:rsid w:val="006413CB"/>
    <w:rsid w:val="006467A7"/>
    <w:rsid w:val="00651D8A"/>
    <w:rsid w:val="00653FBA"/>
    <w:rsid w:val="00655587"/>
    <w:rsid w:val="00656DED"/>
    <w:rsid w:val="0066179A"/>
    <w:rsid w:val="00672DD4"/>
    <w:rsid w:val="00675679"/>
    <w:rsid w:val="006762A8"/>
    <w:rsid w:val="00681034"/>
    <w:rsid w:val="006816A9"/>
    <w:rsid w:val="00683229"/>
    <w:rsid w:val="00683771"/>
    <w:rsid w:val="0068427D"/>
    <w:rsid w:val="006851FC"/>
    <w:rsid w:val="00685BAE"/>
    <w:rsid w:val="00692114"/>
    <w:rsid w:val="006945F0"/>
    <w:rsid w:val="006A26F3"/>
    <w:rsid w:val="006A3FA6"/>
    <w:rsid w:val="006A65CE"/>
    <w:rsid w:val="006A769F"/>
    <w:rsid w:val="006C02F8"/>
    <w:rsid w:val="006C3A2F"/>
    <w:rsid w:val="006C4247"/>
    <w:rsid w:val="006D3ABF"/>
    <w:rsid w:val="006D5E57"/>
    <w:rsid w:val="006D6AE2"/>
    <w:rsid w:val="006E3DF3"/>
    <w:rsid w:val="006E6ACD"/>
    <w:rsid w:val="006F0279"/>
    <w:rsid w:val="006F04AE"/>
    <w:rsid w:val="006F18B3"/>
    <w:rsid w:val="006F26BA"/>
    <w:rsid w:val="006F4B2D"/>
    <w:rsid w:val="006F6647"/>
    <w:rsid w:val="006F71AB"/>
    <w:rsid w:val="00700E8A"/>
    <w:rsid w:val="007012B2"/>
    <w:rsid w:val="00711F9B"/>
    <w:rsid w:val="00713BA5"/>
    <w:rsid w:val="00720FE4"/>
    <w:rsid w:val="00722248"/>
    <w:rsid w:val="00722566"/>
    <w:rsid w:val="0072384A"/>
    <w:rsid w:val="0072442A"/>
    <w:rsid w:val="00724AF7"/>
    <w:rsid w:val="0072595F"/>
    <w:rsid w:val="00726E8A"/>
    <w:rsid w:val="00730091"/>
    <w:rsid w:val="0073313F"/>
    <w:rsid w:val="007340F4"/>
    <w:rsid w:val="007432FC"/>
    <w:rsid w:val="00743FF2"/>
    <w:rsid w:val="00750F4D"/>
    <w:rsid w:val="007544B6"/>
    <w:rsid w:val="00756766"/>
    <w:rsid w:val="00756884"/>
    <w:rsid w:val="0075737A"/>
    <w:rsid w:val="007618B0"/>
    <w:rsid w:val="00763783"/>
    <w:rsid w:val="00763C6C"/>
    <w:rsid w:val="00764AEB"/>
    <w:rsid w:val="007656A2"/>
    <w:rsid w:val="00771283"/>
    <w:rsid w:val="0078702E"/>
    <w:rsid w:val="00791166"/>
    <w:rsid w:val="007A3794"/>
    <w:rsid w:val="007A4D0B"/>
    <w:rsid w:val="007B7780"/>
    <w:rsid w:val="007C224B"/>
    <w:rsid w:val="007C555A"/>
    <w:rsid w:val="007C6049"/>
    <w:rsid w:val="007C6192"/>
    <w:rsid w:val="007D6C51"/>
    <w:rsid w:val="007E01CC"/>
    <w:rsid w:val="007E2663"/>
    <w:rsid w:val="007E6CB1"/>
    <w:rsid w:val="007F086E"/>
    <w:rsid w:val="007F2321"/>
    <w:rsid w:val="007F356E"/>
    <w:rsid w:val="00800FD2"/>
    <w:rsid w:val="00812A69"/>
    <w:rsid w:val="008145D7"/>
    <w:rsid w:val="00820040"/>
    <w:rsid w:val="00823362"/>
    <w:rsid w:val="008309B3"/>
    <w:rsid w:val="00832262"/>
    <w:rsid w:val="00837013"/>
    <w:rsid w:val="00841889"/>
    <w:rsid w:val="00843D49"/>
    <w:rsid w:val="00846957"/>
    <w:rsid w:val="00846C8C"/>
    <w:rsid w:val="008519C2"/>
    <w:rsid w:val="00855E87"/>
    <w:rsid w:val="00857C94"/>
    <w:rsid w:val="00860D7E"/>
    <w:rsid w:val="00861B6D"/>
    <w:rsid w:val="008661E1"/>
    <w:rsid w:val="00866880"/>
    <w:rsid w:val="00876D28"/>
    <w:rsid w:val="0088264A"/>
    <w:rsid w:val="00883CE5"/>
    <w:rsid w:val="00885FFD"/>
    <w:rsid w:val="008A19C3"/>
    <w:rsid w:val="008A6D39"/>
    <w:rsid w:val="008A71A3"/>
    <w:rsid w:val="008B1A81"/>
    <w:rsid w:val="008C6560"/>
    <w:rsid w:val="008C71CE"/>
    <w:rsid w:val="008C71DA"/>
    <w:rsid w:val="008C7425"/>
    <w:rsid w:val="008D049D"/>
    <w:rsid w:val="008D1641"/>
    <w:rsid w:val="008D5108"/>
    <w:rsid w:val="008E1643"/>
    <w:rsid w:val="008E4240"/>
    <w:rsid w:val="008E69ED"/>
    <w:rsid w:val="008E6AD6"/>
    <w:rsid w:val="008F2A92"/>
    <w:rsid w:val="0090241A"/>
    <w:rsid w:val="0091433A"/>
    <w:rsid w:val="00914616"/>
    <w:rsid w:val="00915511"/>
    <w:rsid w:val="009238D4"/>
    <w:rsid w:val="00924204"/>
    <w:rsid w:val="00931528"/>
    <w:rsid w:val="009403F5"/>
    <w:rsid w:val="00940969"/>
    <w:rsid w:val="00941639"/>
    <w:rsid w:val="00943783"/>
    <w:rsid w:val="00946969"/>
    <w:rsid w:val="00951C95"/>
    <w:rsid w:val="00952AD8"/>
    <w:rsid w:val="00962FE6"/>
    <w:rsid w:val="00966B64"/>
    <w:rsid w:val="00975050"/>
    <w:rsid w:val="00975433"/>
    <w:rsid w:val="00977795"/>
    <w:rsid w:val="00980682"/>
    <w:rsid w:val="00982B11"/>
    <w:rsid w:val="009A2013"/>
    <w:rsid w:val="009A6049"/>
    <w:rsid w:val="009B103D"/>
    <w:rsid w:val="009C1297"/>
    <w:rsid w:val="009C3647"/>
    <w:rsid w:val="009C4A7C"/>
    <w:rsid w:val="009D18D7"/>
    <w:rsid w:val="009D2A43"/>
    <w:rsid w:val="009E0963"/>
    <w:rsid w:val="009E0DFE"/>
    <w:rsid w:val="009F6B8E"/>
    <w:rsid w:val="00A06B14"/>
    <w:rsid w:val="00A076F0"/>
    <w:rsid w:val="00A0774D"/>
    <w:rsid w:val="00A07D72"/>
    <w:rsid w:val="00A1238B"/>
    <w:rsid w:val="00A153EC"/>
    <w:rsid w:val="00A2054C"/>
    <w:rsid w:val="00A26356"/>
    <w:rsid w:val="00A273EC"/>
    <w:rsid w:val="00A2787A"/>
    <w:rsid w:val="00A316BC"/>
    <w:rsid w:val="00A31CF2"/>
    <w:rsid w:val="00A3281C"/>
    <w:rsid w:val="00A33D6F"/>
    <w:rsid w:val="00A3423E"/>
    <w:rsid w:val="00A416B5"/>
    <w:rsid w:val="00A43B9F"/>
    <w:rsid w:val="00A5027C"/>
    <w:rsid w:val="00A507A1"/>
    <w:rsid w:val="00A52F24"/>
    <w:rsid w:val="00A533E8"/>
    <w:rsid w:val="00A74450"/>
    <w:rsid w:val="00A75CEB"/>
    <w:rsid w:val="00A81C9C"/>
    <w:rsid w:val="00A81E1D"/>
    <w:rsid w:val="00A84C84"/>
    <w:rsid w:val="00A90372"/>
    <w:rsid w:val="00A93F62"/>
    <w:rsid w:val="00A97583"/>
    <w:rsid w:val="00AA41C1"/>
    <w:rsid w:val="00AB438D"/>
    <w:rsid w:val="00AC084A"/>
    <w:rsid w:val="00AC2370"/>
    <w:rsid w:val="00AC2A16"/>
    <w:rsid w:val="00AC6C97"/>
    <w:rsid w:val="00AC7724"/>
    <w:rsid w:val="00AD119F"/>
    <w:rsid w:val="00AD3C4F"/>
    <w:rsid w:val="00AD4964"/>
    <w:rsid w:val="00AD5070"/>
    <w:rsid w:val="00AE7857"/>
    <w:rsid w:val="00AF4FDE"/>
    <w:rsid w:val="00B02E02"/>
    <w:rsid w:val="00B0687C"/>
    <w:rsid w:val="00B07608"/>
    <w:rsid w:val="00B118AA"/>
    <w:rsid w:val="00B152B9"/>
    <w:rsid w:val="00B15748"/>
    <w:rsid w:val="00B15A9C"/>
    <w:rsid w:val="00B15EC9"/>
    <w:rsid w:val="00B371B0"/>
    <w:rsid w:val="00B41B35"/>
    <w:rsid w:val="00B42CED"/>
    <w:rsid w:val="00B4531B"/>
    <w:rsid w:val="00B46CB7"/>
    <w:rsid w:val="00B47456"/>
    <w:rsid w:val="00B622C5"/>
    <w:rsid w:val="00B65186"/>
    <w:rsid w:val="00B72B78"/>
    <w:rsid w:val="00B73075"/>
    <w:rsid w:val="00B754E7"/>
    <w:rsid w:val="00B76BD8"/>
    <w:rsid w:val="00B779C4"/>
    <w:rsid w:val="00B84432"/>
    <w:rsid w:val="00B84518"/>
    <w:rsid w:val="00B87BE1"/>
    <w:rsid w:val="00B94523"/>
    <w:rsid w:val="00BB210A"/>
    <w:rsid w:val="00BB5662"/>
    <w:rsid w:val="00BB777E"/>
    <w:rsid w:val="00BC0486"/>
    <w:rsid w:val="00BC22E9"/>
    <w:rsid w:val="00BC7B1C"/>
    <w:rsid w:val="00C02281"/>
    <w:rsid w:val="00C0783A"/>
    <w:rsid w:val="00C07FD1"/>
    <w:rsid w:val="00C1093E"/>
    <w:rsid w:val="00C127BE"/>
    <w:rsid w:val="00C16508"/>
    <w:rsid w:val="00C17D1C"/>
    <w:rsid w:val="00C22E65"/>
    <w:rsid w:val="00C26C72"/>
    <w:rsid w:val="00C26E73"/>
    <w:rsid w:val="00C30B35"/>
    <w:rsid w:val="00C319D5"/>
    <w:rsid w:val="00C33BE3"/>
    <w:rsid w:val="00C36C61"/>
    <w:rsid w:val="00C44F75"/>
    <w:rsid w:val="00C51457"/>
    <w:rsid w:val="00C54330"/>
    <w:rsid w:val="00C55B13"/>
    <w:rsid w:val="00C6465D"/>
    <w:rsid w:val="00C712A2"/>
    <w:rsid w:val="00C7307B"/>
    <w:rsid w:val="00CA22D7"/>
    <w:rsid w:val="00CB101F"/>
    <w:rsid w:val="00CB6C03"/>
    <w:rsid w:val="00CB7DE2"/>
    <w:rsid w:val="00CC3E34"/>
    <w:rsid w:val="00CC4F37"/>
    <w:rsid w:val="00CC7A60"/>
    <w:rsid w:val="00CD7428"/>
    <w:rsid w:val="00CE059F"/>
    <w:rsid w:val="00CE2557"/>
    <w:rsid w:val="00D00086"/>
    <w:rsid w:val="00D01E87"/>
    <w:rsid w:val="00D021D8"/>
    <w:rsid w:val="00D04E82"/>
    <w:rsid w:val="00D11725"/>
    <w:rsid w:val="00D123B0"/>
    <w:rsid w:val="00D12C8B"/>
    <w:rsid w:val="00D14F76"/>
    <w:rsid w:val="00D23B74"/>
    <w:rsid w:val="00D26042"/>
    <w:rsid w:val="00D34DCF"/>
    <w:rsid w:val="00D37B75"/>
    <w:rsid w:val="00D413C4"/>
    <w:rsid w:val="00D460A0"/>
    <w:rsid w:val="00D601C0"/>
    <w:rsid w:val="00D6122A"/>
    <w:rsid w:val="00D62C2D"/>
    <w:rsid w:val="00D62DD2"/>
    <w:rsid w:val="00D64307"/>
    <w:rsid w:val="00D64896"/>
    <w:rsid w:val="00D66A18"/>
    <w:rsid w:val="00D71D86"/>
    <w:rsid w:val="00D7547E"/>
    <w:rsid w:val="00D75B28"/>
    <w:rsid w:val="00D8367F"/>
    <w:rsid w:val="00D85162"/>
    <w:rsid w:val="00D85A41"/>
    <w:rsid w:val="00D9501F"/>
    <w:rsid w:val="00DA2823"/>
    <w:rsid w:val="00DA6172"/>
    <w:rsid w:val="00DB24C7"/>
    <w:rsid w:val="00DB54DE"/>
    <w:rsid w:val="00DB59B7"/>
    <w:rsid w:val="00DC371D"/>
    <w:rsid w:val="00DE1070"/>
    <w:rsid w:val="00DE629A"/>
    <w:rsid w:val="00DF5687"/>
    <w:rsid w:val="00DF57F6"/>
    <w:rsid w:val="00E0001B"/>
    <w:rsid w:val="00E04F1D"/>
    <w:rsid w:val="00E148CB"/>
    <w:rsid w:val="00E16A35"/>
    <w:rsid w:val="00E17015"/>
    <w:rsid w:val="00E214FB"/>
    <w:rsid w:val="00E258B4"/>
    <w:rsid w:val="00E3597D"/>
    <w:rsid w:val="00E50A42"/>
    <w:rsid w:val="00E54CB9"/>
    <w:rsid w:val="00E55A50"/>
    <w:rsid w:val="00E55A7B"/>
    <w:rsid w:val="00E6071A"/>
    <w:rsid w:val="00E60A46"/>
    <w:rsid w:val="00E621A7"/>
    <w:rsid w:val="00E74817"/>
    <w:rsid w:val="00E806CA"/>
    <w:rsid w:val="00E93C60"/>
    <w:rsid w:val="00E9719A"/>
    <w:rsid w:val="00EA2DC7"/>
    <w:rsid w:val="00EA4254"/>
    <w:rsid w:val="00EB19C3"/>
    <w:rsid w:val="00EB1D56"/>
    <w:rsid w:val="00EB3A49"/>
    <w:rsid w:val="00EC50B3"/>
    <w:rsid w:val="00EC68DA"/>
    <w:rsid w:val="00EC7D45"/>
    <w:rsid w:val="00EE660F"/>
    <w:rsid w:val="00EE6FEF"/>
    <w:rsid w:val="00EF3796"/>
    <w:rsid w:val="00EF3E6A"/>
    <w:rsid w:val="00EF6E52"/>
    <w:rsid w:val="00F031FD"/>
    <w:rsid w:val="00F20856"/>
    <w:rsid w:val="00F25EAF"/>
    <w:rsid w:val="00F26107"/>
    <w:rsid w:val="00F32655"/>
    <w:rsid w:val="00F359F3"/>
    <w:rsid w:val="00F52B1B"/>
    <w:rsid w:val="00F6123F"/>
    <w:rsid w:val="00F63407"/>
    <w:rsid w:val="00F635D1"/>
    <w:rsid w:val="00F65617"/>
    <w:rsid w:val="00F7041F"/>
    <w:rsid w:val="00F749E6"/>
    <w:rsid w:val="00F875D3"/>
    <w:rsid w:val="00F87C37"/>
    <w:rsid w:val="00F91A00"/>
    <w:rsid w:val="00F9363D"/>
    <w:rsid w:val="00FA0340"/>
    <w:rsid w:val="00FA4F02"/>
    <w:rsid w:val="00FA5C10"/>
    <w:rsid w:val="00FB0137"/>
    <w:rsid w:val="00FB1380"/>
    <w:rsid w:val="00FB70B1"/>
    <w:rsid w:val="00FB74A8"/>
    <w:rsid w:val="00FC0D52"/>
    <w:rsid w:val="00FC7C8C"/>
    <w:rsid w:val="00FD02AB"/>
    <w:rsid w:val="00FD2743"/>
    <w:rsid w:val="00FD57EE"/>
    <w:rsid w:val="00FD5F01"/>
    <w:rsid w:val="00FE328D"/>
    <w:rsid w:val="00FE4BF6"/>
    <w:rsid w:val="00FE5ECA"/>
    <w:rsid w:val="00FE6911"/>
    <w:rsid w:val="00FE7A0A"/>
    <w:rsid w:val="00FF1C6A"/>
    <w:rsid w:val="00FF7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37281"/>
  <w15:chartTrackingRefBased/>
  <w15:docId w15:val="{8D116C78-EA3B-4276-AC73-F9EE24B5E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070"/>
  </w:style>
  <w:style w:type="paragraph" w:styleId="Heading1">
    <w:name w:val="heading 1"/>
    <w:basedOn w:val="Normal"/>
    <w:next w:val="Normal"/>
    <w:link w:val="Heading1Char"/>
    <w:uiPriority w:val="9"/>
    <w:qFormat/>
    <w:rsid w:val="00633205"/>
    <w:pPr>
      <w:keepNext/>
      <w:keepLines/>
      <w:numPr>
        <w:numId w:val="3"/>
      </w:numPr>
      <w:spacing w:after="0" w:line="240" w:lineRule="auto"/>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80E96"/>
    <w:pPr>
      <w:keepNext/>
      <w:keepLines/>
      <w:numPr>
        <w:ilvl w:val="1"/>
        <w:numId w:val="3"/>
      </w:numPr>
      <w:spacing w:before="40" w:after="0"/>
      <w:outlineLvl w:val="1"/>
    </w:pPr>
    <w:rPr>
      <w:rFonts w:asciiTheme="majorHAnsi" w:eastAsiaTheme="majorEastAsia" w:hAnsiTheme="majorHAnsi" w:cstheme="majorBidi"/>
      <w:b/>
      <w:i/>
      <w:sz w:val="24"/>
      <w:szCs w:val="26"/>
    </w:rPr>
  </w:style>
  <w:style w:type="paragraph" w:styleId="Heading3">
    <w:name w:val="heading 3"/>
    <w:basedOn w:val="Normal"/>
    <w:next w:val="Normal"/>
    <w:link w:val="Heading3Char"/>
    <w:uiPriority w:val="9"/>
    <w:unhideWhenUsed/>
    <w:qFormat/>
    <w:rsid w:val="00080E96"/>
    <w:pPr>
      <w:keepNext/>
      <w:keepLines/>
      <w:numPr>
        <w:ilvl w:val="2"/>
        <w:numId w:val="3"/>
      </w:numPr>
      <w:spacing w:before="40" w:after="0"/>
      <w:outlineLvl w:val="2"/>
    </w:pPr>
    <w:rPr>
      <w:rFonts w:asciiTheme="majorHAnsi" w:eastAsiaTheme="majorEastAsia" w:hAnsiTheme="majorHAnsi" w:cstheme="majorBidi"/>
      <w:i/>
      <w:color w:val="000000" w:themeColor="text1"/>
      <w:szCs w:val="24"/>
    </w:rPr>
  </w:style>
  <w:style w:type="paragraph" w:styleId="Heading4">
    <w:name w:val="heading 4"/>
    <w:basedOn w:val="Normal"/>
    <w:next w:val="Normal"/>
    <w:link w:val="Heading4Char"/>
    <w:uiPriority w:val="9"/>
    <w:unhideWhenUsed/>
    <w:qFormat/>
    <w:rsid w:val="00633205"/>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33205"/>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33205"/>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33205"/>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3320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320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10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070"/>
  </w:style>
  <w:style w:type="paragraph" w:styleId="Footer">
    <w:name w:val="footer"/>
    <w:basedOn w:val="Normal"/>
    <w:link w:val="FooterChar"/>
    <w:uiPriority w:val="99"/>
    <w:unhideWhenUsed/>
    <w:rsid w:val="00DE10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070"/>
  </w:style>
  <w:style w:type="character" w:styleId="LineNumber">
    <w:name w:val="line number"/>
    <w:basedOn w:val="DefaultParagraphFont"/>
    <w:uiPriority w:val="99"/>
    <w:semiHidden/>
    <w:unhideWhenUsed/>
    <w:rsid w:val="00DE1070"/>
  </w:style>
  <w:style w:type="paragraph" w:styleId="NormalWeb">
    <w:name w:val="Normal (Web)"/>
    <w:basedOn w:val="Normal"/>
    <w:uiPriority w:val="99"/>
    <w:unhideWhenUsed/>
    <w:rsid w:val="00DE10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DE1070"/>
  </w:style>
  <w:style w:type="character" w:customStyle="1" w:styleId="Heading1Char">
    <w:name w:val="Heading 1 Char"/>
    <w:basedOn w:val="DefaultParagraphFont"/>
    <w:link w:val="Heading1"/>
    <w:uiPriority w:val="9"/>
    <w:rsid w:val="00633205"/>
    <w:rPr>
      <w:rFonts w:asciiTheme="majorHAnsi" w:eastAsiaTheme="majorEastAsia" w:hAnsiTheme="majorHAnsi" w:cstheme="majorBidi"/>
      <w:b/>
      <w:sz w:val="28"/>
      <w:szCs w:val="32"/>
    </w:rPr>
  </w:style>
  <w:style w:type="character" w:styleId="Strong">
    <w:name w:val="Strong"/>
    <w:basedOn w:val="DefaultParagraphFont"/>
    <w:uiPriority w:val="22"/>
    <w:qFormat/>
    <w:rsid w:val="00AC6C97"/>
    <w:rPr>
      <w:b/>
      <w:bCs/>
    </w:rPr>
  </w:style>
  <w:style w:type="table" w:styleId="TableGrid">
    <w:name w:val="Table Grid"/>
    <w:basedOn w:val="TableNormal"/>
    <w:uiPriority w:val="59"/>
    <w:rsid w:val="004D1CF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3494D"/>
    <w:rPr>
      <w:sz w:val="16"/>
      <w:szCs w:val="16"/>
    </w:rPr>
  </w:style>
  <w:style w:type="paragraph" w:styleId="CommentText">
    <w:name w:val="annotation text"/>
    <w:basedOn w:val="Normal"/>
    <w:link w:val="CommentTextChar"/>
    <w:uiPriority w:val="99"/>
    <w:semiHidden/>
    <w:unhideWhenUsed/>
    <w:rsid w:val="0053494D"/>
    <w:pPr>
      <w:spacing w:line="240" w:lineRule="auto"/>
    </w:pPr>
    <w:rPr>
      <w:sz w:val="20"/>
      <w:szCs w:val="20"/>
    </w:rPr>
  </w:style>
  <w:style w:type="character" w:customStyle="1" w:styleId="CommentTextChar">
    <w:name w:val="Comment Text Char"/>
    <w:basedOn w:val="DefaultParagraphFont"/>
    <w:link w:val="CommentText"/>
    <w:uiPriority w:val="99"/>
    <w:semiHidden/>
    <w:rsid w:val="0053494D"/>
    <w:rPr>
      <w:sz w:val="20"/>
      <w:szCs w:val="20"/>
    </w:rPr>
  </w:style>
  <w:style w:type="paragraph" w:styleId="CommentSubject">
    <w:name w:val="annotation subject"/>
    <w:basedOn w:val="CommentText"/>
    <w:next w:val="CommentText"/>
    <w:link w:val="CommentSubjectChar"/>
    <w:uiPriority w:val="99"/>
    <w:semiHidden/>
    <w:unhideWhenUsed/>
    <w:rsid w:val="0053494D"/>
    <w:rPr>
      <w:b/>
      <w:bCs/>
    </w:rPr>
  </w:style>
  <w:style w:type="character" w:customStyle="1" w:styleId="CommentSubjectChar">
    <w:name w:val="Comment Subject Char"/>
    <w:basedOn w:val="CommentTextChar"/>
    <w:link w:val="CommentSubject"/>
    <w:uiPriority w:val="99"/>
    <w:semiHidden/>
    <w:rsid w:val="0053494D"/>
    <w:rPr>
      <w:b/>
      <w:bCs/>
      <w:sz w:val="20"/>
      <w:szCs w:val="20"/>
    </w:rPr>
  </w:style>
  <w:style w:type="paragraph" w:styleId="BalloonText">
    <w:name w:val="Balloon Text"/>
    <w:basedOn w:val="Normal"/>
    <w:link w:val="BalloonTextChar"/>
    <w:uiPriority w:val="99"/>
    <w:semiHidden/>
    <w:unhideWhenUsed/>
    <w:rsid w:val="00534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494D"/>
    <w:rPr>
      <w:rFonts w:ascii="Segoe UI" w:hAnsi="Segoe UI" w:cs="Segoe UI"/>
      <w:sz w:val="18"/>
      <w:szCs w:val="18"/>
    </w:rPr>
  </w:style>
  <w:style w:type="paragraph" w:styleId="NoSpacing">
    <w:name w:val="No Spacing"/>
    <w:qFormat/>
    <w:rsid w:val="00BB210A"/>
    <w:pPr>
      <w:spacing w:after="0" w:line="240" w:lineRule="auto"/>
    </w:pPr>
    <w:rPr>
      <w:rFonts w:ascii="Calibri" w:eastAsia="Times New Roman" w:hAnsi="Calibri" w:cs="Times New Roman"/>
    </w:rPr>
  </w:style>
  <w:style w:type="paragraph" w:styleId="Caption">
    <w:name w:val="caption"/>
    <w:basedOn w:val="Normal"/>
    <w:next w:val="Normal"/>
    <w:uiPriority w:val="35"/>
    <w:unhideWhenUsed/>
    <w:qFormat/>
    <w:rsid w:val="00975050"/>
    <w:pPr>
      <w:spacing w:after="200" w:line="240" w:lineRule="auto"/>
    </w:pPr>
    <w:rPr>
      <w:i/>
      <w:iCs/>
      <w:color w:val="000000" w:themeColor="text1"/>
      <w:szCs w:val="18"/>
    </w:rPr>
  </w:style>
  <w:style w:type="paragraph" w:styleId="ListParagraph">
    <w:name w:val="List Paragraph"/>
    <w:basedOn w:val="Normal"/>
    <w:link w:val="ListParagraphChar"/>
    <w:uiPriority w:val="34"/>
    <w:qFormat/>
    <w:rsid w:val="006F71AB"/>
    <w:pPr>
      <w:ind w:left="720"/>
      <w:contextualSpacing/>
    </w:pPr>
  </w:style>
  <w:style w:type="character" w:customStyle="1" w:styleId="ListParagraphChar">
    <w:name w:val="List Paragraph Char"/>
    <w:basedOn w:val="DefaultParagraphFont"/>
    <w:link w:val="ListParagraph"/>
    <w:uiPriority w:val="34"/>
    <w:rsid w:val="006F71AB"/>
  </w:style>
  <w:style w:type="character" w:customStyle="1" w:styleId="Heading2Char">
    <w:name w:val="Heading 2 Char"/>
    <w:basedOn w:val="DefaultParagraphFont"/>
    <w:link w:val="Heading2"/>
    <w:uiPriority w:val="9"/>
    <w:rsid w:val="00080E96"/>
    <w:rPr>
      <w:rFonts w:asciiTheme="majorHAnsi" w:eastAsiaTheme="majorEastAsia" w:hAnsiTheme="majorHAnsi" w:cstheme="majorBidi"/>
      <w:b/>
      <w:i/>
      <w:sz w:val="24"/>
      <w:szCs w:val="26"/>
    </w:rPr>
  </w:style>
  <w:style w:type="character" w:customStyle="1" w:styleId="Heading3Char">
    <w:name w:val="Heading 3 Char"/>
    <w:basedOn w:val="DefaultParagraphFont"/>
    <w:link w:val="Heading3"/>
    <w:uiPriority w:val="9"/>
    <w:rsid w:val="00080E96"/>
    <w:rPr>
      <w:rFonts w:asciiTheme="majorHAnsi" w:eastAsiaTheme="majorEastAsia" w:hAnsiTheme="majorHAnsi" w:cstheme="majorBidi"/>
      <w:i/>
      <w:color w:val="000000" w:themeColor="text1"/>
      <w:szCs w:val="24"/>
    </w:rPr>
  </w:style>
  <w:style w:type="character" w:customStyle="1" w:styleId="Heading4Char">
    <w:name w:val="Heading 4 Char"/>
    <w:basedOn w:val="DefaultParagraphFont"/>
    <w:link w:val="Heading4"/>
    <w:uiPriority w:val="9"/>
    <w:rsid w:val="0063320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3320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3320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3320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332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3205"/>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477409"/>
    <w:rPr>
      <w:color w:val="808080"/>
    </w:rPr>
  </w:style>
  <w:style w:type="paragraph" w:styleId="HTMLPreformatted">
    <w:name w:val="HTML Preformatted"/>
    <w:basedOn w:val="Normal"/>
    <w:link w:val="HTMLPreformattedChar"/>
    <w:uiPriority w:val="99"/>
    <w:semiHidden/>
    <w:unhideWhenUsed/>
    <w:rsid w:val="00D9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501F"/>
    <w:rPr>
      <w:rFonts w:ascii="Courier New" w:eastAsia="Times New Roman" w:hAnsi="Courier New" w:cs="Courier New"/>
      <w:sz w:val="20"/>
      <w:szCs w:val="20"/>
    </w:rPr>
  </w:style>
  <w:style w:type="character" w:customStyle="1" w:styleId="n">
    <w:name w:val="n"/>
    <w:basedOn w:val="DefaultParagraphFont"/>
    <w:rsid w:val="00D9501F"/>
  </w:style>
  <w:style w:type="character" w:customStyle="1" w:styleId="o">
    <w:name w:val="o"/>
    <w:basedOn w:val="DefaultParagraphFont"/>
    <w:rsid w:val="00D9501F"/>
  </w:style>
  <w:style w:type="character" w:customStyle="1" w:styleId="p">
    <w:name w:val="p"/>
    <w:basedOn w:val="DefaultParagraphFont"/>
    <w:rsid w:val="00D9501F"/>
  </w:style>
  <w:style w:type="paragraph" w:styleId="Revision">
    <w:name w:val="Revision"/>
    <w:hidden/>
    <w:uiPriority w:val="99"/>
    <w:semiHidden/>
    <w:rsid w:val="000B1554"/>
    <w:pPr>
      <w:spacing w:after="0" w:line="240" w:lineRule="auto"/>
    </w:pPr>
  </w:style>
  <w:style w:type="character" w:styleId="Hyperlink">
    <w:name w:val="Hyperlink"/>
    <w:basedOn w:val="DefaultParagraphFont"/>
    <w:uiPriority w:val="99"/>
    <w:semiHidden/>
    <w:unhideWhenUsed/>
    <w:rsid w:val="00420513"/>
    <w:rPr>
      <w:color w:val="0000FF"/>
      <w:u w:val="single"/>
    </w:rPr>
  </w:style>
  <w:style w:type="character" w:customStyle="1" w:styleId="ipa">
    <w:name w:val="ipa"/>
    <w:basedOn w:val="DefaultParagraphFont"/>
    <w:rsid w:val="00420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457987">
      <w:bodyDiv w:val="1"/>
      <w:marLeft w:val="0"/>
      <w:marRight w:val="0"/>
      <w:marTop w:val="0"/>
      <w:marBottom w:val="0"/>
      <w:divBdr>
        <w:top w:val="none" w:sz="0" w:space="0" w:color="auto"/>
        <w:left w:val="none" w:sz="0" w:space="0" w:color="auto"/>
        <w:bottom w:val="none" w:sz="0" w:space="0" w:color="auto"/>
        <w:right w:val="none" w:sz="0" w:space="0" w:color="auto"/>
      </w:divBdr>
      <w:divsChild>
        <w:div w:id="1234899446">
          <w:marLeft w:val="0"/>
          <w:marRight w:val="0"/>
          <w:marTop w:val="0"/>
          <w:marBottom w:val="0"/>
          <w:divBdr>
            <w:top w:val="none" w:sz="0" w:space="0" w:color="auto"/>
            <w:left w:val="none" w:sz="0" w:space="0" w:color="auto"/>
            <w:bottom w:val="none" w:sz="0" w:space="0" w:color="auto"/>
            <w:right w:val="none" w:sz="0" w:space="0" w:color="auto"/>
          </w:divBdr>
          <w:divsChild>
            <w:div w:id="1024138865">
              <w:marLeft w:val="0"/>
              <w:marRight w:val="0"/>
              <w:marTop w:val="0"/>
              <w:marBottom w:val="0"/>
              <w:divBdr>
                <w:top w:val="none" w:sz="0" w:space="0" w:color="auto"/>
                <w:left w:val="none" w:sz="0" w:space="0" w:color="auto"/>
                <w:bottom w:val="none" w:sz="0" w:space="0" w:color="auto"/>
                <w:right w:val="none" w:sz="0" w:space="0" w:color="auto"/>
              </w:divBdr>
              <w:divsChild>
                <w:div w:id="1168519590">
                  <w:marLeft w:val="0"/>
                  <w:marRight w:val="0"/>
                  <w:marTop w:val="0"/>
                  <w:marBottom w:val="0"/>
                  <w:divBdr>
                    <w:top w:val="none" w:sz="0" w:space="0" w:color="auto"/>
                    <w:left w:val="none" w:sz="0" w:space="0" w:color="auto"/>
                    <w:bottom w:val="none" w:sz="0" w:space="0" w:color="auto"/>
                    <w:right w:val="none" w:sz="0" w:space="0" w:color="auto"/>
                  </w:divBdr>
                  <w:divsChild>
                    <w:div w:id="66853040">
                      <w:marLeft w:val="0"/>
                      <w:marRight w:val="0"/>
                      <w:marTop w:val="0"/>
                      <w:marBottom w:val="0"/>
                      <w:divBdr>
                        <w:top w:val="none" w:sz="0" w:space="0" w:color="auto"/>
                        <w:left w:val="none" w:sz="0" w:space="0" w:color="auto"/>
                        <w:bottom w:val="none" w:sz="0" w:space="0" w:color="auto"/>
                        <w:right w:val="none" w:sz="0" w:space="0" w:color="auto"/>
                      </w:divBdr>
                      <w:divsChild>
                        <w:div w:id="348915256">
                          <w:marLeft w:val="0"/>
                          <w:marRight w:val="0"/>
                          <w:marTop w:val="0"/>
                          <w:marBottom w:val="0"/>
                          <w:divBdr>
                            <w:top w:val="none" w:sz="0" w:space="0" w:color="auto"/>
                            <w:left w:val="none" w:sz="0" w:space="0" w:color="auto"/>
                            <w:bottom w:val="none" w:sz="0" w:space="0" w:color="auto"/>
                            <w:right w:val="none" w:sz="0" w:space="0" w:color="auto"/>
                          </w:divBdr>
                          <w:divsChild>
                            <w:div w:id="1487739644">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0"/>
                                  <w:marRight w:val="0"/>
                                  <w:marTop w:val="0"/>
                                  <w:marBottom w:val="0"/>
                                  <w:divBdr>
                                    <w:top w:val="none" w:sz="0" w:space="0" w:color="auto"/>
                                    <w:left w:val="none" w:sz="0" w:space="0" w:color="auto"/>
                                    <w:bottom w:val="none" w:sz="0" w:space="0" w:color="auto"/>
                                    <w:right w:val="none" w:sz="0" w:space="0" w:color="auto"/>
                                  </w:divBdr>
                                  <w:divsChild>
                                    <w:div w:id="1193349948">
                                      <w:marLeft w:val="0"/>
                                      <w:marRight w:val="0"/>
                                      <w:marTop w:val="0"/>
                                      <w:marBottom w:val="0"/>
                                      <w:divBdr>
                                        <w:top w:val="none" w:sz="0" w:space="0" w:color="auto"/>
                                        <w:left w:val="none" w:sz="0" w:space="0" w:color="auto"/>
                                        <w:bottom w:val="none" w:sz="0" w:space="0" w:color="auto"/>
                                        <w:right w:val="none" w:sz="0" w:space="0" w:color="auto"/>
                                      </w:divBdr>
                                      <w:divsChild>
                                        <w:div w:id="1726638071">
                                          <w:marLeft w:val="0"/>
                                          <w:marRight w:val="0"/>
                                          <w:marTop w:val="0"/>
                                          <w:marBottom w:val="0"/>
                                          <w:divBdr>
                                            <w:top w:val="none" w:sz="0" w:space="0" w:color="auto"/>
                                            <w:left w:val="none" w:sz="0" w:space="0" w:color="auto"/>
                                            <w:bottom w:val="none" w:sz="0" w:space="0" w:color="auto"/>
                                            <w:right w:val="none" w:sz="0" w:space="0" w:color="auto"/>
                                          </w:divBdr>
                                          <w:divsChild>
                                            <w:div w:id="1570730811">
                                              <w:marLeft w:val="0"/>
                                              <w:marRight w:val="0"/>
                                              <w:marTop w:val="0"/>
                                              <w:marBottom w:val="0"/>
                                              <w:divBdr>
                                                <w:top w:val="none" w:sz="0" w:space="0" w:color="auto"/>
                                                <w:left w:val="none" w:sz="0" w:space="0" w:color="auto"/>
                                                <w:bottom w:val="none" w:sz="0" w:space="0" w:color="auto"/>
                                                <w:right w:val="none" w:sz="0" w:space="0" w:color="auto"/>
                                              </w:divBdr>
                                              <w:divsChild>
                                                <w:div w:id="1891264350">
                                                  <w:marLeft w:val="0"/>
                                                  <w:marRight w:val="0"/>
                                                  <w:marTop w:val="0"/>
                                                  <w:marBottom w:val="0"/>
                                                  <w:divBdr>
                                                    <w:top w:val="none" w:sz="0" w:space="0" w:color="auto"/>
                                                    <w:left w:val="none" w:sz="0" w:space="0" w:color="auto"/>
                                                    <w:bottom w:val="none" w:sz="0" w:space="0" w:color="auto"/>
                                                    <w:right w:val="none" w:sz="0" w:space="0" w:color="auto"/>
                                                  </w:divBdr>
                                                  <w:divsChild>
                                                    <w:div w:id="1532960301">
                                                      <w:marLeft w:val="0"/>
                                                      <w:marRight w:val="0"/>
                                                      <w:marTop w:val="0"/>
                                                      <w:marBottom w:val="0"/>
                                                      <w:divBdr>
                                                        <w:top w:val="none" w:sz="0" w:space="0" w:color="auto"/>
                                                        <w:left w:val="none" w:sz="0" w:space="0" w:color="auto"/>
                                                        <w:bottom w:val="none" w:sz="0" w:space="0" w:color="auto"/>
                                                        <w:right w:val="none" w:sz="0" w:space="0" w:color="auto"/>
                                                      </w:divBdr>
                                                      <w:divsChild>
                                                        <w:div w:id="1981379755">
                                                          <w:marLeft w:val="0"/>
                                                          <w:marRight w:val="0"/>
                                                          <w:marTop w:val="0"/>
                                                          <w:marBottom w:val="0"/>
                                                          <w:divBdr>
                                                            <w:top w:val="none" w:sz="0" w:space="0" w:color="auto"/>
                                                            <w:left w:val="none" w:sz="0" w:space="0" w:color="auto"/>
                                                            <w:bottom w:val="none" w:sz="0" w:space="0" w:color="auto"/>
                                                            <w:right w:val="none" w:sz="0" w:space="0" w:color="auto"/>
                                                          </w:divBdr>
                                                          <w:divsChild>
                                                            <w:div w:id="152842708">
                                                              <w:marLeft w:val="0"/>
                                                              <w:marRight w:val="0"/>
                                                              <w:marTop w:val="0"/>
                                                              <w:marBottom w:val="0"/>
                                                              <w:divBdr>
                                                                <w:top w:val="none" w:sz="0" w:space="0" w:color="auto"/>
                                                                <w:left w:val="none" w:sz="0" w:space="0" w:color="auto"/>
                                                                <w:bottom w:val="none" w:sz="0" w:space="0" w:color="auto"/>
                                                                <w:right w:val="none" w:sz="0" w:space="0" w:color="auto"/>
                                                              </w:divBdr>
                                                              <w:divsChild>
                                                                <w:div w:id="140466486">
                                                                  <w:marLeft w:val="0"/>
                                                                  <w:marRight w:val="0"/>
                                                                  <w:marTop w:val="0"/>
                                                                  <w:marBottom w:val="0"/>
                                                                  <w:divBdr>
                                                                    <w:top w:val="none" w:sz="0" w:space="0" w:color="auto"/>
                                                                    <w:left w:val="none" w:sz="0" w:space="0" w:color="auto"/>
                                                                    <w:bottom w:val="none" w:sz="0" w:space="0" w:color="auto"/>
                                                                    <w:right w:val="none" w:sz="0" w:space="0" w:color="auto"/>
                                                                  </w:divBdr>
                                                                  <w:divsChild>
                                                                    <w:div w:id="386806009">
                                                                      <w:marLeft w:val="0"/>
                                                                      <w:marRight w:val="0"/>
                                                                      <w:marTop w:val="0"/>
                                                                      <w:marBottom w:val="0"/>
                                                                      <w:divBdr>
                                                                        <w:top w:val="none" w:sz="0" w:space="0" w:color="auto"/>
                                                                        <w:left w:val="none" w:sz="0" w:space="0" w:color="auto"/>
                                                                        <w:bottom w:val="none" w:sz="0" w:space="0" w:color="auto"/>
                                                                        <w:right w:val="none" w:sz="0" w:space="0" w:color="auto"/>
                                                                      </w:divBdr>
                                                                      <w:divsChild>
                                                                        <w:div w:id="824859035">
                                                                          <w:marLeft w:val="0"/>
                                                                          <w:marRight w:val="0"/>
                                                                          <w:marTop w:val="0"/>
                                                                          <w:marBottom w:val="0"/>
                                                                          <w:divBdr>
                                                                            <w:top w:val="none" w:sz="0" w:space="0" w:color="auto"/>
                                                                            <w:left w:val="none" w:sz="0" w:space="0" w:color="auto"/>
                                                                            <w:bottom w:val="none" w:sz="0" w:space="0" w:color="auto"/>
                                                                            <w:right w:val="none" w:sz="0" w:space="0" w:color="auto"/>
                                                                          </w:divBdr>
                                                                          <w:divsChild>
                                                                            <w:div w:id="705107980">
                                                                              <w:marLeft w:val="0"/>
                                                                              <w:marRight w:val="0"/>
                                                                              <w:marTop w:val="0"/>
                                                                              <w:marBottom w:val="0"/>
                                                                              <w:divBdr>
                                                                                <w:top w:val="none" w:sz="0" w:space="0" w:color="auto"/>
                                                                                <w:left w:val="none" w:sz="0" w:space="0" w:color="auto"/>
                                                                                <w:bottom w:val="none" w:sz="0" w:space="0" w:color="auto"/>
                                                                                <w:right w:val="none" w:sz="0" w:space="0" w:color="auto"/>
                                                                              </w:divBdr>
                                                                              <w:divsChild>
                                                                                <w:div w:id="1292326439">
                                                                                  <w:marLeft w:val="0"/>
                                                                                  <w:marRight w:val="0"/>
                                                                                  <w:marTop w:val="0"/>
                                                                                  <w:marBottom w:val="0"/>
                                                                                  <w:divBdr>
                                                                                    <w:top w:val="none" w:sz="0" w:space="0" w:color="auto"/>
                                                                                    <w:left w:val="none" w:sz="0" w:space="0" w:color="auto"/>
                                                                                    <w:bottom w:val="none" w:sz="0" w:space="0" w:color="auto"/>
                                                                                    <w:right w:val="none" w:sz="0" w:space="0" w:color="auto"/>
                                                                                  </w:divBdr>
                                                                                  <w:divsChild>
                                                                                    <w:div w:id="833646768">
                                                                                      <w:marLeft w:val="0"/>
                                                                                      <w:marRight w:val="0"/>
                                                                                      <w:marTop w:val="0"/>
                                                                                      <w:marBottom w:val="0"/>
                                                                                      <w:divBdr>
                                                                                        <w:top w:val="none" w:sz="0" w:space="0" w:color="auto"/>
                                                                                        <w:left w:val="none" w:sz="0" w:space="0" w:color="auto"/>
                                                                                        <w:bottom w:val="none" w:sz="0" w:space="0" w:color="auto"/>
                                                                                        <w:right w:val="none" w:sz="0" w:space="0" w:color="auto"/>
                                                                                      </w:divBdr>
                                                                                      <w:divsChild>
                                                                                        <w:div w:id="1707758233">
                                                                                          <w:marLeft w:val="0"/>
                                                                                          <w:marRight w:val="0"/>
                                                                                          <w:marTop w:val="0"/>
                                                                                          <w:marBottom w:val="0"/>
                                                                                          <w:divBdr>
                                                                                            <w:top w:val="none" w:sz="0" w:space="0" w:color="auto"/>
                                                                                            <w:left w:val="none" w:sz="0" w:space="0" w:color="auto"/>
                                                                                            <w:bottom w:val="none" w:sz="0" w:space="0" w:color="auto"/>
                                                                                            <w:right w:val="none" w:sz="0" w:space="0" w:color="auto"/>
                                                                                          </w:divBdr>
                                                                                          <w:divsChild>
                                                                                            <w:div w:id="391736786">
                                                                                              <w:marLeft w:val="0"/>
                                                                                              <w:marRight w:val="0"/>
                                                                                              <w:marTop w:val="0"/>
                                                                                              <w:marBottom w:val="0"/>
                                                                                              <w:divBdr>
                                                                                                <w:top w:val="none" w:sz="0" w:space="0" w:color="auto"/>
                                                                                                <w:left w:val="none" w:sz="0" w:space="0" w:color="auto"/>
                                                                                                <w:bottom w:val="none" w:sz="0" w:space="0" w:color="auto"/>
                                                                                                <w:right w:val="none" w:sz="0" w:space="0" w:color="auto"/>
                                                                                              </w:divBdr>
                                                                                              <w:divsChild>
                                                                                                <w:div w:id="1377386462">
                                                                                                  <w:marLeft w:val="0"/>
                                                                                                  <w:marRight w:val="0"/>
                                                                                                  <w:marTop w:val="0"/>
                                                                                                  <w:marBottom w:val="0"/>
                                                                                                  <w:divBdr>
                                                                                                    <w:top w:val="none" w:sz="0" w:space="0" w:color="auto"/>
                                                                                                    <w:left w:val="none" w:sz="0" w:space="0" w:color="auto"/>
                                                                                                    <w:bottom w:val="none" w:sz="0" w:space="0" w:color="auto"/>
                                                                                                    <w:right w:val="none" w:sz="0" w:space="0" w:color="auto"/>
                                                                                                  </w:divBdr>
                                                                                                  <w:divsChild>
                                                                                                    <w:div w:id="552736234">
                                                                                                      <w:marLeft w:val="0"/>
                                                                                                      <w:marRight w:val="0"/>
                                                                                                      <w:marTop w:val="0"/>
                                                                                                      <w:marBottom w:val="0"/>
                                                                                                      <w:divBdr>
                                                                                                        <w:top w:val="none" w:sz="0" w:space="0" w:color="auto"/>
                                                                                                        <w:left w:val="none" w:sz="0" w:space="0" w:color="auto"/>
                                                                                                        <w:bottom w:val="none" w:sz="0" w:space="0" w:color="auto"/>
                                                                                                        <w:right w:val="none" w:sz="0" w:space="0" w:color="auto"/>
                                                                                                      </w:divBdr>
                                                                                                      <w:divsChild>
                                                                                                        <w:div w:id="1825586563">
                                                                                                          <w:marLeft w:val="0"/>
                                                                                                          <w:marRight w:val="0"/>
                                                                                                          <w:marTop w:val="0"/>
                                                                                                          <w:marBottom w:val="0"/>
                                                                                                          <w:divBdr>
                                                                                                            <w:top w:val="none" w:sz="0" w:space="0" w:color="auto"/>
                                                                                                            <w:left w:val="none" w:sz="0" w:space="0" w:color="auto"/>
                                                                                                            <w:bottom w:val="none" w:sz="0" w:space="0" w:color="auto"/>
                                                                                                            <w:right w:val="none" w:sz="0" w:space="0" w:color="auto"/>
                                                                                                          </w:divBdr>
                                                                                                          <w:divsChild>
                                                                                                            <w:div w:id="97675960">
                                                                                                              <w:marLeft w:val="0"/>
                                                                                                              <w:marRight w:val="0"/>
                                                                                                              <w:marTop w:val="0"/>
                                                                                                              <w:marBottom w:val="0"/>
                                                                                                              <w:divBdr>
                                                                                                                <w:top w:val="none" w:sz="0" w:space="0" w:color="auto"/>
                                                                                                                <w:left w:val="none" w:sz="0" w:space="0" w:color="auto"/>
                                                                                                                <w:bottom w:val="none" w:sz="0" w:space="0" w:color="auto"/>
                                                                                                                <w:right w:val="none" w:sz="0" w:space="0" w:color="auto"/>
                                                                                                              </w:divBdr>
                                                                                                              <w:divsChild>
                                                                                                                <w:div w:id="302076568">
                                                                                                                  <w:marLeft w:val="0"/>
                                                                                                                  <w:marRight w:val="0"/>
                                                                                                                  <w:marTop w:val="0"/>
                                                                                                                  <w:marBottom w:val="0"/>
                                                                                                                  <w:divBdr>
                                                                                                                    <w:top w:val="none" w:sz="0" w:space="0" w:color="auto"/>
                                                                                                                    <w:left w:val="none" w:sz="0" w:space="0" w:color="auto"/>
                                                                                                                    <w:bottom w:val="none" w:sz="0" w:space="0" w:color="auto"/>
                                                                                                                    <w:right w:val="none" w:sz="0" w:space="0" w:color="auto"/>
                                                                                                                  </w:divBdr>
                                                                                                                  <w:divsChild>
                                                                                                                    <w:div w:id="1944220920">
                                                                                                                      <w:marLeft w:val="0"/>
                                                                                                                      <w:marRight w:val="0"/>
                                                                                                                      <w:marTop w:val="0"/>
                                                                                                                      <w:marBottom w:val="0"/>
                                                                                                                      <w:divBdr>
                                                                                                                        <w:top w:val="none" w:sz="0" w:space="0" w:color="auto"/>
                                                                                                                        <w:left w:val="none" w:sz="0" w:space="0" w:color="auto"/>
                                                                                                                        <w:bottom w:val="none" w:sz="0" w:space="0" w:color="auto"/>
                                                                                                                        <w:right w:val="none" w:sz="0" w:space="0" w:color="auto"/>
                                                                                                                      </w:divBdr>
                                                                                                                      <w:divsChild>
                                                                                                                        <w:div w:id="1256406487">
                                                                                                                          <w:marLeft w:val="0"/>
                                                                                                                          <w:marRight w:val="0"/>
                                                                                                                          <w:marTop w:val="0"/>
                                                                                                                          <w:marBottom w:val="0"/>
                                                                                                                          <w:divBdr>
                                                                                                                            <w:top w:val="none" w:sz="0" w:space="0" w:color="auto"/>
                                                                                                                            <w:left w:val="none" w:sz="0" w:space="0" w:color="auto"/>
                                                                                                                            <w:bottom w:val="none" w:sz="0" w:space="0" w:color="auto"/>
                                                                                                                            <w:right w:val="none" w:sz="0" w:space="0" w:color="auto"/>
                                                                                                                          </w:divBdr>
                                                                                                                          <w:divsChild>
                                                                                                                            <w:div w:id="369233469">
                                                                                                                              <w:marLeft w:val="0"/>
                                                                                                                              <w:marRight w:val="0"/>
                                                                                                                              <w:marTop w:val="0"/>
                                                                                                                              <w:marBottom w:val="0"/>
                                                                                                                              <w:divBdr>
                                                                                                                                <w:top w:val="none" w:sz="0" w:space="0" w:color="auto"/>
                                                                                                                                <w:left w:val="none" w:sz="0" w:space="0" w:color="auto"/>
                                                                                                                                <w:bottom w:val="none" w:sz="0" w:space="0" w:color="auto"/>
                                                                                                                                <w:right w:val="none" w:sz="0" w:space="0" w:color="auto"/>
                                                                                                                              </w:divBdr>
                                                                                                                              <w:divsChild>
                                                                                                                                <w:div w:id="474874259">
                                                                                                                                  <w:marLeft w:val="0"/>
                                                                                                                                  <w:marRight w:val="0"/>
                                                                                                                                  <w:marTop w:val="0"/>
                                                                                                                                  <w:marBottom w:val="0"/>
                                                                                                                                  <w:divBdr>
                                                                                                                                    <w:top w:val="none" w:sz="0" w:space="0" w:color="auto"/>
                                                                                                                                    <w:left w:val="none" w:sz="0" w:space="0" w:color="auto"/>
                                                                                                                                    <w:bottom w:val="none" w:sz="0" w:space="0" w:color="auto"/>
                                                                                                                                    <w:right w:val="none" w:sz="0" w:space="0" w:color="auto"/>
                                                                                                                                  </w:divBdr>
                                                                                                                                  <w:divsChild>
                                                                                                                                    <w:div w:id="1262297195">
                                                                                                                                      <w:marLeft w:val="0"/>
                                                                                                                                      <w:marRight w:val="0"/>
                                                                                                                                      <w:marTop w:val="0"/>
                                                                                                                                      <w:marBottom w:val="0"/>
                                                                                                                                      <w:divBdr>
                                                                                                                                        <w:top w:val="none" w:sz="0" w:space="0" w:color="auto"/>
                                                                                                                                        <w:left w:val="none" w:sz="0" w:space="0" w:color="auto"/>
                                                                                                                                        <w:bottom w:val="none" w:sz="0" w:space="0" w:color="auto"/>
                                                                                                                                        <w:right w:val="none" w:sz="0" w:space="0" w:color="auto"/>
                                                                                                                                      </w:divBdr>
                                                                                                                                      <w:divsChild>
                                                                                                                                        <w:div w:id="1492090515">
                                                                                                                                          <w:marLeft w:val="0"/>
                                                                                                                                          <w:marRight w:val="0"/>
                                                                                                                                          <w:marTop w:val="0"/>
                                                                                                                                          <w:marBottom w:val="0"/>
                                                                                                                                          <w:divBdr>
                                                                                                                                            <w:top w:val="none" w:sz="0" w:space="0" w:color="auto"/>
                                                                                                                                            <w:left w:val="none" w:sz="0" w:space="0" w:color="auto"/>
                                                                                                                                            <w:bottom w:val="none" w:sz="0" w:space="0" w:color="auto"/>
                                                                                                                                            <w:right w:val="none" w:sz="0" w:space="0" w:color="auto"/>
                                                                                                                                          </w:divBdr>
                                                                                                                                          <w:divsChild>
                                                                                                                                            <w:div w:id="957178020">
                                                                                                                                              <w:marLeft w:val="0"/>
                                                                                                                                              <w:marRight w:val="0"/>
                                                                                                                                              <w:marTop w:val="0"/>
                                                                                                                                              <w:marBottom w:val="0"/>
                                                                                                                                              <w:divBdr>
                                                                                                                                                <w:top w:val="none" w:sz="0" w:space="0" w:color="auto"/>
                                                                                                                                                <w:left w:val="none" w:sz="0" w:space="0" w:color="auto"/>
                                                                                                                                                <w:bottom w:val="none" w:sz="0" w:space="0" w:color="auto"/>
                                                                                                                                                <w:right w:val="none" w:sz="0" w:space="0" w:color="auto"/>
                                                                                                                                              </w:divBdr>
                                                                                                                                              <w:divsChild>
                                                                                                                                                <w:div w:id="1433816367">
                                                                                                                                                  <w:marLeft w:val="0"/>
                                                                                                                                                  <w:marRight w:val="0"/>
                                                                                                                                                  <w:marTop w:val="0"/>
                                                                                                                                                  <w:marBottom w:val="0"/>
                                                                                                                                                  <w:divBdr>
                                                                                                                                                    <w:top w:val="none" w:sz="0" w:space="0" w:color="auto"/>
                                                                                                                                                    <w:left w:val="none" w:sz="0" w:space="0" w:color="auto"/>
                                                                                                                                                    <w:bottom w:val="none" w:sz="0" w:space="0" w:color="auto"/>
                                                                                                                                                    <w:right w:val="none" w:sz="0" w:space="0" w:color="auto"/>
                                                                                                                                                  </w:divBdr>
                                                                                                                                                  <w:divsChild>
                                                                                                                                                    <w:div w:id="663317869">
                                                                                                                                                      <w:marLeft w:val="0"/>
                                                                                                                                                      <w:marRight w:val="0"/>
                                                                                                                                                      <w:marTop w:val="0"/>
                                                                                                                                                      <w:marBottom w:val="0"/>
                                                                                                                                                      <w:divBdr>
                                                                                                                                                        <w:top w:val="none" w:sz="0" w:space="0" w:color="auto"/>
                                                                                                                                                        <w:left w:val="none" w:sz="0" w:space="0" w:color="auto"/>
                                                                                                                                                        <w:bottom w:val="none" w:sz="0" w:space="0" w:color="auto"/>
                                                                                                                                                        <w:right w:val="none" w:sz="0" w:space="0" w:color="auto"/>
                                                                                                                                                      </w:divBdr>
                                                                                                                                                      <w:divsChild>
                                                                                                                                                        <w:div w:id="1824620400">
                                                                                                                                                          <w:marLeft w:val="0"/>
                                                                                                                                                          <w:marRight w:val="0"/>
                                                                                                                                                          <w:marTop w:val="0"/>
                                                                                                                                                          <w:marBottom w:val="0"/>
                                                                                                                                                          <w:divBdr>
                                                                                                                                                            <w:top w:val="none" w:sz="0" w:space="0" w:color="auto"/>
                                                                                                                                                            <w:left w:val="none" w:sz="0" w:space="0" w:color="auto"/>
                                                                                                                                                            <w:bottom w:val="none" w:sz="0" w:space="0" w:color="auto"/>
                                                                                                                                                            <w:right w:val="none" w:sz="0" w:space="0" w:color="auto"/>
                                                                                                                                                          </w:divBdr>
                                                                                                                                                          <w:divsChild>
                                                                                                                                                            <w:div w:id="709689594">
                                                                                                                                                              <w:marLeft w:val="0"/>
                                                                                                                                                              <w:marRight w:val="0"/>
                                                                                                                                                              <w:marTop w:val="0"/>
                                                                                                                                                              <w:marBottom w:val="0"/>
                                                                                                                                                              <w:divBdr>
                                                                                                                                                                <w:top w:val="none" w:sz="0" w:space="0" w:color="auto"/>
                                                                                                                                                                <w:left w:val="none" w:sz="0" w:space="0" w:color="auto"/>
                                                                                                                                                                <w:bottom w:val="none" w:sz="0" w:space="0" w:color="auto"/>
                                                                                                                                                                <w:right w:val="none" w:sz="0" w:space="0" w:color="auto"/>
                                                                                                                                                              </w:divBdr>
                                                                                                                                                              <w:divsChild>
                                                                                                                                                                <w:div w:id="568080164">
                                                                                                                                                                  <w:marLeft w:val="0"/>
                                                                                                                                                                  <w:marRight w:val="0"/>
                                                                                                                                                                  <w:marTop w:val="0"/>
                                                                                                                                                                  <w:marBottom w:val="0"/>
                                                                                                                                                                  <w:divBdr>
                                                                                                                                                                    <w:top w:val="none" w:sz="0" w:space="0" w:color="auto"/>
                                                                                                                                                                    <w:left w:val="none" w:sz="0" w:space="0" w:color="auto"/>
                                                                                                                                                                    <w:bottom w:val="none" w:sz="0" w:space="0" w:color="auto"/>
                                                                                                                                                                    <w:right w:val="none" w:sz="0" w:space="0" w:color="auto"/>
                                                                                                                                                                  </w:divBdr>
                                                                                                                                                                  <w:divsChild>
                                                                                                                                                                    <w:div w:id="1984239067">
                                                                                                                                                                      <w:marLeft w:val="0"/>
                                                                                                                                                                      <w:marRight w:val="0"/>
                                                                                                                                                                      <w:marTop w:val="0"/>
                                                                                                                                                                      <w:marBottom w:val="0"/>
                                                                                                                                                                      <w:divBdr>
                                                                                                                                                                        <w:top w:val="none" w:sz="0" w:space="0" w:color="auto"/>
                                                                                                                                                                        <w:left w:val="none" w:sz="0" w:space="0" w:color="auto"/>
                                                                                                                                                                        <w:bottom w:val="none" w:sz="0" w:space="0" w:color="auto"/>
                                                                                                                                                                        <w:right w:val="none" w:sz="0" w:space="0" w:color="auto"/>
                                                                                                                                                                      </w:divBdr>
                                                                                                                                                                      <w:divsChild>
                                                                                                                                                                        <w:div w:id="1043793884">
                                                                                                                                                                          <w:marLeft w:val="0"/>
                                                                                                                                                                          <w:marRight w:val="0"/>
                                                                                                                                                                          <w:marTop w:val="0"/>
                                                                                                                                                                          <w:marBottom w:val="0"/>
                                                                                                                                                                          <w:divBdr>
                                                                                                                                                                            <w:top w:val="none" w:sz="0" w:space="0" w:color="auto"/>
                                                                                                                                                                            <w:left w:val="none" w:sz="0" w:space="0" w:color="auto"/>
                                                                                                                                                                            <w:bottom w:val="none" w:sz="0" w:space="0" w:color="auto"/>
                                                                                                                                                                            <w:right w:val="none" w:sz="0" w:space="0" w:color="auto"/>
                                                                                                                                                                          </w:divBdr>
                                                                                                                                                                          <w:divsChild>
                                                                                                                                                                            <w:div w:id="392579476">
                                                                                                                                                                              <w:marLeft w:val="0"/>
                                                                                                                                                                              <w:marRight w:val="0"/>
                                                                                                                                                                              <w:marTop w:val="0"/>
                                                                                                                                                                              <w:marBottom w:val="0"/>
                                                                                                                                                                              <w:divBdr>
                                                                                                                                                                                <w:top w:val="none" w:sz="0" w:space="0" w:color="auto"/>
                                                                                                                                                                                <w:left w:val="none" w:sz="0" w:space="0" w:color="auto"/>
                                                                                                                                                                                <w:bottom w:val="none" w:sz="0" w:space="0" w:color="auto"/>
                                                                                                                                                                                <w:right w:val="none" w:sz="0" w:space="0" w:color="auto"/>
                                                                                                                                                                              </w:divBdr>
                                                                                                                                                                              <w:divsChild>
                                                                                                                                                                                <w:div w:id="2032215860">
                                                                                                                                                                                  <w:marLeft w:val="0"/>
                                                                                                                                                                                  <w:marRight w:val="0"/>
                                                                                                                                                                                  <w:marTop w:val="0"/>
                                                                                                                                                                                  <w:marBottom w:val="0"/>
                                                                                                                                                                                  <w:divBdr>
                                                                                                                                                                                    <w:top w:val="none" w:sz="0" w:space="0" w:color="auto"/>
                                                                                                                                                                                    <w:left w:val="none" w:sz="0" w:space="0" w:color="auto"/>
                                                                                                                                                                                    <w:bottom w:val="none" w:sz="0" w:space="0" w:color="auto"/>
                                                                                                                                                                                    <w:right w:val="none" w:sz="0" w:space="0" w:color="auto"/>
                                                                                                                                                                                  </w:divBdr>
                                                                                                                                                                                  <w:divsChild>
                                                                                                                                                                                    <w:div w:id="836651245">
                                                                                                                                                                                      <w:marLeft w:val="0"/>
                                                                                                                                                                                      <w:marRight w:val="0"/>
                                                                                                                                                                                      <w:marTop w:val="0"/>
                                                                                                                                                                                      <w:marBottom w:val="0"/>
                                                                                                                                                                                      <w:divBdr>
                                                                                                                                                                                        <w:top w:val="none" w:sz="0" w:space="0" w:color="auto"/>
                                                                                                                                                                                        <w:left w:val="none" w:sz="0" w:space="0" w:color="auto"/>
                                                                                                                                                                                        <w:bottom w:val="none" w:sz="0" w:space="0" w:color="auto"/>
                                                                                                                                                                                        <w:right w:val="none" w:sz="0" w:space="0" w:color="auto"/>
                                                                                                                                                                                      </w:divBdr>
                                                                                                                                                                                      <w:divsChild>
                                                                                                                                                                                        <w:div w:id="1497767629">
                                                                                                                                                                                          <w:marLeft w:val="0"/>
                                                                                                                                                                                          <w:marRight w:val="0"/>
                                                                                                                                                                                          <w:marTop w:val="0"/>
                                                                                                                                                                                          <w:marBottom w:val="0"/>
                                                                                                                                                                                          <w:divBdr>
                                                                                                                                                                                            <w:top w:val="none" w:sz="0" w:space="0" w:color="auto"/>
                                                                                                                                                                                            <w:left w:val="none" w:sz="0" w:space="0" w:color="auto"/>
                                                                                                                                                                                            <w:bottom w:val="none" w:sz="0" w:space="0" w:color="auto"/>
                                                                                                                                                                                            <w:right w:val="none" w:sz="0" w:space="0" w:color="auto"/>
                                                                                                                                                                                          </w:divBdr>
                                                                                                                                                                                          <w:divsChild>
                                                                                                                                                                                            <w:div w:id="199979724">
                                                                                                                                                                                              <w:marLeft w:val="0"/>
                                                                                                                                                                                              <w:marRight w:val="0"/>
                                                                                                                                                                                              <w:marTop w:val="0"/>
                                                                                                                                                                                              <w:marBottom w:val="0"/>
                                                                                                                                                                                              <w:divBdr>
                                                                                                                                                                                                <w:top w:val="none" w:sz="0" w:space="0" w:color="auto"/>
                                                                                                                                                                                                <w:left w:val="none" w:sz="0" w:space="0" w:color="auto"/>
                                                                                                                                                                                                <w:bottom w:val="none" w:sz="0" w:space="0" w:color="auto"/>
                                                                                                                                                                                                <w:right w:val="none" w:sz="0" w:space="0" w:color="auto"/>
                                                                                                                                                                                              </w:divBdr>
                                                                                                                                                                                              <w:divsChild>
                                                                                                                                                                                                <w:div w:id="65035501">
                                                                                                                                                                                                  <w:marLeft w:val="0"/>
                                                                                                                                                                                                  <w:marRight w:val="0"/>
                                                                                                                                                                                                  <w:marTop w:val="0"/>
                                                                                                                                                                                                  <w:marBottom w:val="0"/>
                                                                                                                                                                                                  <w:divBdr>
                                                                                                                                                                                                    <w:top w:val="none" w:sz="0" w:space="0" w:color="auto"/>
                                                                                                                                                                                                    <w:left w:val="none" w:sz="0" w:space="0" w:color="auto"/>
                                                                                                                                                                                                    <w:bottom w:val="none" w:sz="0" w:space="0" w:color="auto"/>
                                                                                                                                                                                                    <w:right w:val="none" w:sz="0" w:space="0" w:color="auto"/>
                                                                                                                                                                                                  </w:divBdr>
                                                                                                                                                                                                  <w:divsChild>
                                                                                                                                                                                                    <w:div w:id="184291803">
                                                                                                                                                                                                      <w:marLeft w:val="0"/>
                                                                                                                                                                                                      <w:marRight w:val="0"/>
                                                                                                                                                                                                      <w:marTop w:val="0"/>
                                                                                                                                                                                                      <w:marBottom w:val="0"/>
                                                                                                                                                                                                      <w:divBdr>
                                                                                                                                                                                                        <w:top w:val="none" w:sz="0" w:space="0" w:color="auto"/>
                                                                                                                                                                                                        <w:left w:val="none" w:sz="0" w:space="0" w:color="auto"/>
                                                                                                                                                                                                        <w:bottom w:val="none" w:sz="0" w:space="0" w:color="auto"/>
                                                                                                                                                                                                        <w:right w:val="none" w:sz="0" w:space="0" w:color="auto"/>
                                                                                                                                                                                                      </w:divBdr>
                                                                                                                                                                                                      <w:divsChild>
                                                                                                                                                                                                        <w:div w:id="229928731">
                                                                                                                                                                                                          <w:marLeft w:val="0"/>
                                                                                                                                                                                                          <w:marRight w:val="0"/>
                                                                                                                                                                                                          <w:marTop w:val="0"/>
                                                                                                                                                                                                          <w:marBottom w:val="0"/>
                                                                                                                                                                                                          <w:divBdr>
                                                                                                                                                                                                            <w:top w:val="none" w:sz="0" w:space="0" w:color="auto"/>
                                                                                                                                                                                                            <w:left w:val="none" w:sz="0" w:space="0" w:color="auto"/>
                                                                                                                                                                                                            <w:bottom w:val="none" w:sz="0" w:space="0" w:color="auto"/>
                                                                                                                                                                                                            <w:right w:val="none" w:sz="0" w:space="0" w:color="auto"/>
                                                                                                                                                                                                          </w:divBdr>
                                                                                                                                                                                                          <w:divsChild>
                                                                                                                                                                                                            <w:div w:id="262693320">
                                                                                                                                                                                                              <w:marLeft w:val="0"/>
                                                                                                                                                                                                              <w:marRight w:val="0"/>
                                                                                                                                                                                                              <w:marTop w:val="0"/>
                                                                                                                                                                                                              <w:marBottom w:val="0"/>
                                                                                                                                                                                                              <w:divBdr>
                                                                                                                                                                                                                <w:top w:val="none" w:sz="0" w:space="0" w:color="auto"/>
                                                                                                                                                                                                                <w:left w:val="none" w:sz="0" w:space="0" w:color="auto"/>
                                                                                                                                                                                                                <w:bottom w:val="none" w:sz="0" w:space="0" w:color="auto"/>
                                                                                                                                                                                                                <w:right w:val="none" w:sz="0" w:space="0" w:color="auto"/>
                                                                                                                                                                                                              </w:divBdr>
                                                                                                                                                                                                              <w:divsChild>
                                                                                                                                                                                                                <w:div w:id="767432050">
                                                                                                                                                                                                                  <w:marLeft w:val="0"/>
                                                                                                                                                                                                                  <w:marRight w:val="0"/>
                                                                                                                                                                                                                  <w:marTop w:val="0"/>
                                                                                                                                                                                                                  <w:marBottom w:val="0"/>
                                                                                                                                                                                                                  <w:divBdr>
                                                                                                                                                                                                                    <w:top w:val="none" w:sz="0" w:space="0" w:color="auto"/>
                                                                                                                                                                                                                    <w:left w:val="none" w:sz="0" w:space="0" w:color="auto"/>
                                                                                                                                                                                                                    <w:bottom w:val="none" w:sz="0" w:space="0" w:color="auto"/>
                                                                                                                                                                                                                    <w:right w:val="none" w:sz="0" w:space="0" w:color="auto"/>
                                                                                                                                                                                                                  </w:divBdr>
                                                                                                                                                                                                                  <w:divsChild>
                                                                                                                                                                                                                    <w:div w:id="1843232411">
                                                                                                                                                                                                                      <w:marLeft w:val="0"/>
                                                                                                                                                                                                                      <w:marRight w:val="0"/>
                                                                                                                                                                                                                      <w:marTop w:val="0"/>
                                                                                                                                                                                                                      <w:marBottom w:val="0"/>
                                                                                                                                                                                                                      <w:divBdr>
                                                                                                                                                                                                                        <w:top w:val="none" w:sz="0" w:space="0" w:color="auto"/>
                                                                                                                                                                                                                        <w:left w:val="none" w:sz="0" w:space="0" w:color="auto"/>
                                                                                                                                                                                                                        <w:bottom w:val="none" w:sz="0" w:space="0" w:color="auto"/>
                                                                                                                                                                                                                        <w:right w:val="none" w:sz="0" w:space="0" w:color="auto"/>
                                                                                                                                                                                                                      </w:divBdr>
                                                                                                                                                                                                                      <w:divsChild>
                                                                                                                                                                                                                        <w:div w:id="1111362463">
                                                                                                                                                                                                                          <w:marLeft w:val="0"/>
                                                                                                                                                                                                                          <w:marRight w:val="0"/>
                                                                                                                                                                                                                          <w:marTop w:val="0"/>
                                                                                                                                                                                                                          <w:marBottom w:val="0"/>
                                                                                                                                                                                                                          <w:divBdr>
                                                                                                                                                                                                                            <w:top w:val="none" w:sz="0" w:space="0" w:color="auto"/>
                                                                                                                                                                                                                            <w:left w:val="none" w:sz="0" w:space="0" w:color="auto"/>
                                                                                                                                                                                                                            <w:bottom w:val="none" w:sz="0" w:space="0" w:color="auto"/>
                                                                                                                                                                                                                            <w:right w:val="none" w:sz="0" w:space="0" w:color="auto"/>
                                                                                                                                                                                                                          </w:divBdr>
                                                                                                                                                                                                                          <w:divsChild>
                                                                                                                                                                                                                            <w:div w:id="814180652">
                                                                                                                                                                                                                              <w:marLeft w:val="0"/>
                                                                                                                                                                                                                              <w:marRight w:val="0"/>
                                                                                                                                                                                                                              <w:marTop w:val="0"/>
                                                                                                                                                                                                                              <w:marBottom w:val="0"/>
                                                                                                                                                                                                                              <w:divBdr>
                                                                                                                                                                                                                                <w:top w:val="none" w:sz="0" w:space="0" w:color="auto"/>
                                                                                                                                                                                                                                <w:left w:val="none" w:sz="0" w:space="0" w:color="auto"/>
                                                                                                                                                                                                                                <w:bottom w:val="none" w:sz="0" w:space="0" w:color="auto"/>
                                                                                                                                                                                                                                <w:right w:val="none" w:sz="0" w:space="0" w:color="auto"/>
                                                                                                                                                                                                                              </w:divBdr>
                                                                                                                                                                                                                              <w:divsChild>
                                                                                                                                                                                                                                <w:div w:id="626160672">
                                                                                                                                                                                                                                  <w:marLeft w:val="0"/>
                                                                                                                                                                                                                                  <w:marRight w:val="0"/>
                                                                                                                                                                                                                                  <w:marTop w:val="0"/>
                                                                                                                                                                                                                                  <w:marBottom w:val="0"/>
                                                                                                                                                                                                                                  <w:divBdr>
                                                                                                                                                                                                                                    <w:top w:val="none" w:sz="0" w:space="0" w:color="auto"/>
                                                                                                                                                                                                                                    <w:left w:val="none" w:sz="0" w:space="0" w:color="auto"/>
                                                                                                                                                                                                                                    <w:bottom w:val="none" w:sz="0" w:space="0" w:color="auto"/>
                                                                                                                                                                                                                                    <w:right w:val="none" w:sz="0" w:space="0" w:color="auto"/>
                                                                                                                                                                                                                                  </w:divBdr>
                                                                                                                                                                                                                                  <w:divsChild>
                                                                                                                                                                                                                                    <w:div w:id="1458064533">
                                                                                                                                                                                                                                      <w:marLeft w:val="0"/>
                                                                                                                                                                                                                                      <w:marRight w:val="0"/>
                                                                                                                                                                                                                                      <w:marTop w:val="0"/>
                                                                                                                                                                                                                                      <w:marBottom w:val="0"/>
                                                                                                                                                                                                                                      <w:divBdr>
                                                                                                                                                                                                                                        <w:top w:val="none" w:sz="0" w:space="0" w:color="auto"/>
                                                                                                                                                                                                                                        <w:left w:val="none" w:sz="0" w:space="0" w:color="auto"/>
                                                                                                                                                                                                                                        <w:bottom w:val="none" w:sz="0" w:space="0" w:color="auto"/>
                                                                                                                                                                                                                                        <w:right w:val="none" w:sz="0" w:space="0" w:color="auto"/>
                                                                                                                                                                                                                                      </w:divBdr>
                                                                                                                                                                                                                                      <w:divsChild>
                                                                                                                                                                                                                                        <w:div w:id="460538278">
                                                                                                                                                                                                                                          <w:marLeft w:val="0"/>
                                                                                                                                                                                                                                          <w:marRight w:val="0"/>
                                                                                                                                                                                                                                          <w:marTop w:val="0"/>
                                                                                                                                                                                                                                          <w:marBottom w:val="0"/>
                                                                                                                                                                                                                                          <w:divBdr>
                                                                                                                                                                                                                                            <w:top w:val="none" w:sz="0" w:space="0" w:color="auto"/>
                                                                                                                                                                                                                                            <w:left w:val="none" w:sz="0" w:space="0" w:color="auto"/>
                                                                                                                                                                                                                                            <w:bottom w:val="none" w:sz="0" w:space="0" w:color="auto"/>
                                                                                                                                                                                                                                            <w:right w:val="none" w:sz="0" w:space="0" w:color="auto"/>
                                                                                                                                                                                                                                          </w:divBdr>
                                                                                                                                                                                                                                          <w:divsChild>
                                                                                                                                                                                                                                            <w:div w:id="2125222671">
                                                                                                                                                                                                                                              <w:marLeft w:val="0"/>
                                                                                                                                                                                                                                              <w:marRight w:val="0"/>
                                                                                                                                                                                                                                              <w:marTop w:val="0"/>
                                                                                                                                                                                                                                              <w:marBottom w:val="0"/>
                                                                                                                                                                                                                                              <w:divBdr>
                                                                                                                                                                                                                                                <w:top w:val="none" w:sz="0" w:space="0" w:color="auto"/>
                                                                                                                                                                                                                                                <w:left w:val="none" w:sz="0" w:space="0" w:color="auto"/>
                                                                                                                                                                                                                                                <w:bottom w:val="none" w:sz="0" w:space="0" w:color="auto"/>
                                                                                                                                                                                                                                                <w:right w:val="none" w:sz="0" w:space="0" w:color="auto"/>
                                                                                                                                                                                                                                              </w:divBdr>
                                                                                                                                                                                                                                              <w:divsChild>
                                                                                                                                                                                                                                                <w:div w:id="1392116414">
                                                                                                                                                                                                                                                  <w:marLeft w:val="0"/>
                                                                                                                                                                                                                                                  <w:marRight w:val="0"/>
                                                                                                                                                                                                                                                  <w:marTop w:val="0"/>
                                                                                                                                                                                                                                                  <w:marBottom w:val="0"/>
                                                                                                                                                                                                                                                  <w:divBdr>
                                                                                                                                                                                                                                                    <w:top w:val="none" w:sz="0" w:space="0" w:color="auto"/>
                                                                                                                                                                                                                                                    <w:left w:val="none" w:sz="0" w:space="0" w:color="auto"/>
                                                                                                                                                                                                                                                    <w:bottom w:val="none" w:sz="0" w:space="0" w:color="auto"/>
                                                                                                                                                                                                                                                    <w:right w:val="none" w:sz="0" w:space="0" w:color="auto"/>
                                                                                                                                                                                                                                                  </w:divBdr>
                                                                                                                                                                                                                                                  <w:divsChild>
                                                                                                                                                                                                                                                    <w:div w:id="1298073172">
                                                                                                                                                                                                                                                      <w:marLeft w:val="0"/>
                                                                                                                                                                                                                                                      <w:marRight w:val="0"/>
                                                                                                                                                                                                                                                      <w:marTop w:val="0"/>
                                                                                                                                                                                                                                                      <w:marBottom w:val="0"/>
                                                                                                                                                                                                                                                      <w:divBdr>
                                                                                                                                                                                                                                                        <w:top w:val="none" w:sz="0" w:space="0" w:color="auto"/>
                                                                                                                                                                                                                                                        <w:left w:val="none" w:sz="0" w:space="0" w:color="auto"/>
                                                                                                                                                                                                                                                        <w:bottom w:val="none" w:sz="0" w:space="0" w:color="auto"/>
                                                                                                                                                                                                                                                        <w:right w:val="none" w:sz="0" w:space="0" w:color="auto"/>
                                                                                                                                                                                                                                                      </w:divBdr>
                                                                                                                                                                                                                                                      <w:divsChild>
                                                                                                                                                                                                                                                        <w:div w:id="298148145">
                                                                                                                                                                                                                                                          <w:marLeft w:val="0"/>
                                                                                                                                                                                                                                                          <w:marRight w:val="0"/>
                                                                                                                                                                                                                                                          <w:marTop w:val="0"/>
                                                                                                                                                                                                                                                          <w:marBottom w:val="0"/>
                                                                                                                                                                                                                                                          <w:divBdr>
                                                                                                                                                                                                                                                            <w:top w:val="none" w:sz="0" w:space="0" w:color="auto"/>
                                                                                                                                                                                                                                                            <w:left w:val="none" w:sz="0" w:space="0" w:color="auto"/>
                                                                                                                                                                                                                                                            <w:bottom w:val="none" w:sz="0" w:space="0" w:color="auto"/>
                                                                                                                                                                                                                                                            <w:right w:val="none" w:sz="0" w:space="0" w:color="auto"/>
                                                                                                                                                                                                                                                          </w:divBdr>
                                                                                                                                                                                                                                                          <w:divsChild>
                                                                                                                                                                                                                                                            <w:div w:id="1910574115">
                                                                                                                                                                                                                                                              <w:marLeft w:val="0"/>
                                                                                                                                                                                                                                                              <w:marRight w:val="0"/>
                                                                                                                                                                                                                                                              <w:marTop w:val="0"/>
                                                                                                                                                                                                                                                              <w:marBottom w:val="0"/>
                                                                                                                                                                                                                                                              <w:divBdr>
                                                                                                                                                                                                                                                                <w:top w:val="none" w:sz="0" w:space="0" w:color="auto"/>
                                                                                                                                                                                                                                                                <w:left w:val="none" w:sz="0" w:space="0" w:color="auto"/>
                                                                                                                                                                                                                                                                <w:bottom w:val="none" w:sz="0" w:space="0" w:color="auto"/>
                                                                                                                                                                                                                                                                <w:right w:val="none" w:sz="0" w:space="0" w:color="auto"/>
                                                                                                                                                                                                                                                              </w:divBdr>
                                                                                                                                                                                                                                                              <w:divsChild>
                                                                                                                                                                                                                                                                <w:div w:id="153300699">
                                                                                                                                                                                                                                                                  <w:marLeft w:val="0"/>
                                                                                                                                                                                                                                                                  <w:marRight w:val="0"/>
                                                                                                                                                                                                                                                                  <w:marTop w:val="0"/>
                                                                                                                                                                                                                                                                  <w:marBottom w:val="0"/>
                                                                                                                                                                                                                                                                  <w:divBdr>
                                                                                                                                                                                                                                                                    <w:top w:val="none" w:sz="0" w:space="0" w:color="auto"/>
                                                                                                                                                                                                                                                                    <w:left w:val="none" w:sz="0" w:space="0" w:color="auto"/>
                                                                                                                                                                                                                                                                    <w:bottom w:val="none" w:sz="0" w:space="0" w:color="auto"/>
                                                                                                                                                                                                                                                                    <w:right w:val="none" w:sz="0" w:space="0" w:color="auto"/>
                                                                                                                                                                                                                                                                  </w:divBdr>
                                                                                                                                                                                                                                                                  <w:divsChild>
                                                                                                                                                                                                                                                                    <w:div w:id="1484157764">
                                                                                                                                                                                                                                                                      <w:marLeft w:val="0"/>
                                                                                                                                                                                                                                                                      <w:marRight w:val="0"/>
                                                                                                                                                                                                                                                                      <w:marTop w:val="0"/>
                                                                                                                                                                                                                                                                      <w:marBottom w:val="0"/>
                                                                                                                                                                                                                                                                      <w:divBdr>
                                                                                                                                                                                                                                                                        <w:top w:val="none" w:sz="0" w:space="0" w:color="auto"/>
                                                                                                                                                                                                                                                                        <w:left w:val="none" w:sz="0" w:space="0" w:color="auto"/>
                                                                                                                                                                                                                                                                        <w:bottom w:val="none" w:sz="0" w:space="0" w:color="auto"/>
                                                                                                                                                                                                                                                                        <w:right w:val="none" w:sz="0" w:space="0" w:color="auto"/>
                                                                                                                                                                                                                                                                      </w:divBdr>
                                                                                                                                                                                                                                                                      <w:divsChild>
                                                                                                                                                                                                                                                                        <w:div w:id="1636984017">
                                                                                                                                                                                                                                                                          <w:marLeft w:val="0"/>
                                                                                                                                                                                                                                                                          <w:marRight w:val="0"/>
                                                                                                                                                                                                                                                                          <w:marTop w:val="0"/>
                                                                                                                                                                                                                                                                          <w:marBottom w:val="0"/>
                                                                                                                                                                                                                                                                          <w:divBdr>
                                                                                                                                                                                                                                                                            <w:top w:val="none" w:sz="0" w:space="0" w:color="auto"/>
                                                                                                                                                                                                                                                                            <w:left w:val="none" w:sz="0" w:space="0" w:color="auto"/>
                                                                                                                                                                                                                                                                            <w:bottom w:val="none" w:sz="0" w:space="0" w:color="auto"/>
                                                                                                                                                                                                                                                                            <w:right w:val="none" w:sz="0" w:space="0" w:color="auto"/>
                                                                                                                                                                                                                                                                          </w:divBdr>
                                                                                                                                                                                                                                                                          <w:divsChild>
                                                                                                                                                                                                                                                                            <w:div w:id="2025130829">
                                                                                                                                                                                                                                                                              <w:marLeft w:val="0"/>
                                                                                                                                                                                                                                                                              <w:marRight w:val="0"/>
                                                                                                                                                                                                                                                                              <w:marTop w:val="0"/>
                                                                                                                                                                                                                                                                              <w:marBottom w:val="0"/>
                                                                                                                                                                                                                                                                              <w:divBdr>
                                                                                                                                                                                                                                                                                <w:top w:val="none" w:sz="0" w:space="0" w:color="auto"/>
                                                                                                                                                                                                                                                                                <w:left w:val="none" w:sz="0" w:space="0" w:color="auto"/>
                                                                                                                                                                                                                                                                                <w:bottom w:val="none" w:sz="0" w:space="0" w:color="auto"/>
                                                                                                                                                                                                                                                                                <w:right w:val="none" w:sz="0" w:space="0" w:color="auto"/>
                                                                                                                                                                                                                                                                              </w:divBdr>
                                                                                                                                                                                                                                                                              <w:divsChild>
                                                                                                                                                                                                                                                                                <w:div w:id="532620373">
                                                                                                                                                                                                                                                                                  <w:marLeft w:val="0"/>
                                                                                                                                                                                                                                                                                  <w:marRight w:val="0"/>
                                                                                                                                                                                                                                                                                  <w:marTop w:val="0"/>
                                                                                                                                                                                                                                                                                  <w:marBottom w:val="0"/>
                                                                                                                                                                                                                                                                                  <w:divBdr>
                                                                                                                                                                                                                                                                                    <w:top w:val="none" w:sz="0" w:space="0" w:color="auto"/>
                                                                                                                                                                                                                                                                                    <w:left w:val="none" w:sz="0" w:space="0" w:color="auto"/>
                                                                                                                                                                                                                                                                                    <w:bottom w:val="none" w:sz="0" w:space="0" w:color="auto"/>
                                                                                                                                                                                                                                                                                    <w:right w:val="none" w:sz="0" w:space="0" w:color="auto"/>
                                                                                                                                                                                                                                                                                  </w:divBdr>
                                                                                                                                                                                                                                                                                  <w:divsChild>
                                                                                                                                                                                                                                                                                    <w:div w:id="815611859">
                                                                                                                                                                                                                                                                                      <w:marLeft w:val="0"/>
                                                                                                                                                                                                                                                                                      <w:marRight w:val="0"/>
                                                                                                                                                                                                                                                                                      <w:marTop w:val="0"/>
                                                                                                                                                                                                                                                                                      <w:marBottom w:val="0"/>
                                                                                                                                                                                                                                                                                      <w:divBdr>
                                                                                                                                                                                                                                                                                        <w:top w:val="none" w:sz="0" w:space="0" w:color="auto"/>
                                                                                                                                                                                                                                                                                        <w:left w:val="none" w:sz="0" w:space="0" w:color="auto"/>
                                                                                                                                                                                                                                                                                        <w:bottom w:val="none" w:sz="0" w:space="0" w:color="auto"/>
                                                                                                                                                                                                                                                                                        <w:right w:val="none" w:sz="0" w:space="0" w:color="auto"/>
                                                                                                                                                                                                                                                                                      </w:divBdr>
                                                                                                                                                                                                                                                                                      <w:divsChild>
                                                                                                                                                                                                                                                                                        <w:div w:id="107244223">
                                                                                                                                                                                                                                                                                          <w:marLeft w:val="0"/>
                                                                                                                                                                                                                                                                                          <w:marRight w:val="0"/>
                                                                                                                                                                                                                                                                                          <w:marTop w:val="0"/>
                                                                                                                                                                                                                                                                                          <w:marBottom w:val="0"/>
                                                                                                                                                                                                                                                                                          <w:divBdr>
                                                                                                                                                                                                                                                                                            <w:top w:val="none" w:sz="0" w:space="0" w:color="auto"/>
                                                                                                                                                                                                                                                                                            <w:left w:val="none" w:sz="0" w:space="0" w:color="auto"/>
                                                                                                                                                                                                                                                                                            <w:bottom w:val="none" w:sz="0" w:space="0" w:color="auto"/>
                                                                                                                                                                                                                                                                                            <w:right w:val="none" w:sz="0" w:space="0" w:color="auto"/>
                                                                                                                                                                                                                                                                                          </w:divBdr>
                                                                                                                                                                                                                                                                                          <w:divsChild>
                                                                                                                                                                                                                                                                                            <w:div w:id="1405834033">
                                                                                                                                                                                                                                                                                              <w:marLeft w:val="0"/>
                                                                                                                                                                                                                                                                                              <w:marRight w:val="0"/>
                                                                                                                                                                                                                                                                                              <w:marTop w:val="0"/>
                                                                                                                                                                                                                                                                                              <w:marBottom w:val="0"/>
                                                                                                                                                                                                                                                                                              <w:divBdr>
                                                                                                                                                                                                                                                                                                <w:top w:val="none" w:sz="0" w:space="0" w:color="auto"/>
                                                                                                                                                                                                                                                                                                <w:left w:val="none" w:sz="0" w:space="0" w:color="auto"/>
                                                                                                                                                                                                                                                                                                <w:bottom w:val="none" w:sz="0" w:space="0" w:color="auto"/>
                                                                                                                                                                                                                                                                                                <w:right w:val="none" w:sz="0" w:space="0" w:color="auto"/>
                                                                                                                                                                                                                                                                                              </w:divBdr>
                                                                                                                                                                                                                                                                                              <w:divsChild>
                                                                                                                                                                                                                                                                                                <w:div w:id="2075617693">
                                                                                                                                                                                                                                                                                                  <w:marLeft w:val="0"/>
                                                                                                                                                                                                                                                                                                  <w:marRight w:val="0"/>
                                                                                                                                                                                                                                                                                                  <w:marTop w:val="0"/>
                                                                                                                                                                                                                                                                                                  <w:marBottom w:val="0"/>
                                                                                                                                                                                                                                                                                                  <w:divBdr>
                                                                                                                                                                                                                                                                                                    <w:top w:val="none" w:sz="0" w:space="0" w:color="auto"/>
                                                                                                                                                                                                                                                                                                    <w:left w:val="none" w:sz="0" w:space="0" w:color="auto"/>
                                                                                                                                                                                                                                                                                                    <w:bottom w:val="none" w:sz="0" w:space="0" w:color="auto"/>
                                                                                                                                                                                                                                                                                                    <w:right w:val="none" w:sz="0" w:space="0" w:color="auto"/>
                                                                                                                                                                                                                                                                                                  </w:divBdr>
                                                                                                                                                                                                                                                                                                  <w:divsChild>
                                                                                                                                                                                                                                                                                                    <w:div w:id="1207063795">
                                                                                                                                                                                                                                                                                                      <w:marLeft w:val="0"/>
                                                                                                                                                                                                                                                                                                      <w:marRight w:val="0"/>
                                                                                                                                                                                                                                                                                                      <w:marTop w:val="0"/>
                                                                                                                                                                                                                                                                                                      <w:marBottom w:val="0"/>
                                                                                                                                                                                                                                                                                                      <w:divBdr>
                                                                                                                                                                                                                                                                                                        <w:top w:val="none" w:sz="0" w:space="0" w:color="auto"/>
                                                                                                                                                                                                                                                                                                        <w:left w:val="none" w:sz="0" w:space="0" w:color="auto"/>
                                                                                                                                                                                                                                                                                                        <w:bottom w:val="none" w:sz="0" w:space="0" w:color="auto"/>
                                                                                                                                                                                                                                                                                                        <w:right w:val="none" w:sz="0" w:space="0" w:color="auto"/>
                                                                                                                                                                                                                                                                                                      </w:divBdr>
                                                                                                                                                                                                                                                                                                      <w:divsChild>
                                                                                                                                                                                                                                                                                                        <w:div w:id="2129082762">
                                                                                                                                                                                                                                                                                                          <w:marLeft w:val="0"/>
                                                                                                                                                                                                                                                                                                          <w:marRight w:val="0"/>
                                                                                                                                                                                                                                                                                                          <w:marTop w:val="0"/>
                                                                                                                                                                                                                                                                                                          <w:marBottom w:val="0"/>
                                                                                                                                                                                                                                                                                                          <w:divBdr>
                                                                                                                                                                                                                                                                                                            <w:top w:val="none" w:sz="0" w:space="0" w:color="auto"/>
                                                                                                                                                                                                                                                                                                            <w:left w:val="none" w:sz="0" w:space="0" w:color="auto"/>
                                                                                                                                                                                                                                                                                                            <w:bottom w:val="none" w:sz="0" w:space="0" w:color="auto"/>
                                                                                                                                                                                                                                                                                                            <w:right w:val="none" w:sz="0" w:space="0" w:color="auto"/>
                                                                                                                                                                                                                                                                                                          </w:divBdr>
                                                                                                                                                                                                                                                                                                          <w:divsChild>
                                                                                                                                                                                                                                                                                                            <w:div w:id="1689138796">
                                                                                                                                                                                                                                                                                                              <w:marLeft w:val="0"/>
                                                                                                                                                                                                                                                                                                              <w:marRight w:val="0"/>
                                                                                                                                                                                                                                                                                                              <w:marTop w:val="0"/>
                                                                                                                                                                                                                                                                                                              <w:marBottom w:val="0"/>
                                                                                                                                                                                                                                                                                                              <w:divBdr>
                                                                                                                                                                                                                                                                                                                <w:top w:val="none" w:sz="0" w:space="0" w:color="auto"/>
                                                                                                                                                                                                                                                                                                                <w:left w:val="none" w:sz="0" w:space="0" w:color="auto"/>
                                                                                                                                                                                                                                                                                                                <w:bottom w:val="none" w:sz="0" w:space="0" w:color="auto"/>
                                                                                                                                                                                                                                                                                                                <w:right w:val="none" w:sz="0" w:space="0" w:color="auto"/>
                                                                                                                                                                                                                                                                                                              </w:divBdr>
                                                                                                                                                                                                                                                                                                              <w:divsChild>
                                                                                                                                                                                                                                                                                                                <w:div w:id="71663086">
                                                                                                                                                                                                                                                                                                                  <w:marLeft w:val="0"/>
                                                                                                                                                                                                                                                                                                                  <w:marRight w:val="0"/>
                                                                                                                                                                                                                                                                                                                  <w:marTop w:val="0"/>
                                                                                                                                                                                                                                                                                                                  <w:marBottom w:val="0"/>
                                                                                                                                                                                                                                                                                                                  <w:divBdr>
                                                                                                                                                                                                                                                                                                                    <w:top w:val="none" w:sz="0" w:space="0" w:color="auto"/>
                                                                                                                                                                                                                                                                                                                    <w:left w:val="none" w:sz="0" w:space="0" w:color="auto"/>
                                                                                                                                                                                                                                                                                                                    <w:bottom w:val="none" w:sz="0" w:space="0" w:color="auto"/>
                                                                                                                                                                                                                                                                                                                    <w:right w:val="none" w:sz="0" w:space="0" w:color="auto"/>
                                                                                                                                                                                                                                                                                                                  </w:divBdr>
                                                                                                                                                                                                                                                                                                                  <w:divsChild>
                                                                                                                                                                                                                                                                                                                    <w:div w:id="1430783108">
                                                                                                                                                                                                                                                                                                                      <w:marLeft w:val="0"/>
                                                                                                                                                                                                                                                                                                                      <w:marRight w:val="0"/>
                                                                                                                                                                                                                                                                                                                      <w:marTop w:val="0"/>
                                                                                                                                                                                                                                                                                                                      <w:marBottom w:val="0"/>
                                                                                                                                                                                                                                                                                                                      <w:divBdr>
                                                                                                                                                                                                                                                                                                                        <w:top w:val="none" w:sz="0" w:space="0" w:color="auto"/>
                                                                                                                                                                                                                                                                                                                        <w:left w:val="none" w:sz="0" w:space="0" w:color="auto"/>
                                                                                                                                                                                                                                                                                                                        <w:bottom w:val="none" w:sz="0" w:space="0" w:color="auto"/>
                                                                                                                                                                                                                                                                                                                        <w:right w:val="none" w:sz="0" w:space="0" w:color="auto"/>
                                                                                                                                                                                                                                                                                                                      </w:divBdr>
                                                                                                                                                                                                                                                                                                                      <w:divsChild>
                                                                                                                                                                                                                                                                                                                        <w:div w:id="1302999168">
                                                                                                                                                                                                                                                                                                                          <w:marLeft w:val="0"/>
                                                                                                                                                                                                                                                                                                                          <w:marRight w:val="0"/>
                                                                                                                                                                                                                                                                                                                          <w:marTop w:val="0"/>
                                                                                                                                                                                                                                                                                                                          <w:marBottom w:val="0"/>
                                                                                                                                                                                                                                                                                                                          <w:divBdr>
                                                                                                                                                                                                                                                                                                                            <w:top w:val="none" w:sz="0" w:space="0" w:color="auto"/>
                                                                                                                                                                                                                                                                                                                            <w:left w:val="none" w:sz="0" w:space="0" w:color="auto"/>
                                                                                                                                                                                                                                                                                                                            <w:bottom w:val="none" w:sz="0" w:space="0" w:color="auto"/>
                                                                                                                                                                                                                                                                                                                            <w:right w:val="none" w:sz="0" w:space="0" w:color="auto"/>
                                                                                                                                                                                                                                                                                                                          </w:divBdr>
                                                                                                                                                                                                                                                                                                                          <w:divsChild>
                                                                                                                                                                                                                                                                                                                            <w:div w:id="2090618580">
                                                                                                                                                                                                                                                                                                                              <w:marLeft w:val="0"/>
                                                                                                                                                                                                                                                                                                                              <w:marRight w:val="0"/>
                                                                                                                                                                                                                                                                                                                              <w:marTop w:val="0"/>
                                                                                                                                                                                                                                                                                                                              <w:marBottom w:val="0"/>
                                                                                                                                                                                                                                                                                                                              <w:divBdr>
                                                                                                                                                                                                                                                                                                                                <w:top w:val="none" w:sz="0" w:space="0" w:color="auto"/>
                                                                                                                                                                                                                                                                                                                                <w:left w:val="none" w:sz="0" w:space="0" w:color="auto"/>
                                                                                                                                                                                                                                                                                                                                <w:bottom w:val="none" w:sz="0" w:space="0" w:color="auto"/>
                                                                                                                                                                                                                                                                                                                                <w:right w:val="none" w:sz="0" w:space="0" w:color="auto"/>
                                                                                                                                                                                                                                                                                                                              </w:divBdr>
                                                                                                                                                                                                                                                                                                                              <w:divsChild>
                                                                                                                                                                                                                                                                                                                                <w:div w:id="647176167">
                                                                                                                                                                                                                                                                                                                                  <w:marLeft w:val="0"/>
                                                                                                                                                                                                                                                                                                                                  <w:marRight w:val="0"/>
                                                                                                                                                                                                                                                                                                                                  <w:marTop w:val="0"/>
                                                                                                                                                                                                                                                                                                                                  <w:marBottom w:val="0"/>
                                                                                                                                                                                                                                                                                                                                  <w:divBdr>
                                                                                                                                                                                                                                                                                                                                    <w:top w:val="none" w:sz="0" w:space="0" w:color="auto"/>
                                                                                                                                                                                                                                                                                                                                    <w:left w:val="none" w:sz="0" w:space="0" w:color="auto"/>
                                                                                                                                                                                                                                                                                                                                    <w:bottom w:val="none" w:sz="0" w:space="0" w:color="auto"/>
                                                                                                                                                                                                                                                                                                                                    <w:right w:val="none" w:sz="0" w:space="0" w:color="auto"/>
                                                                                                                                                                                                                                                                                                                                  </w:divBdr>
                                                                                                                                                                                                                                                                                                                                  <w:divsChild>
                                                                                                                                                                                                                                                                                                                                    <w:div w:id="12194787">
                                                                                                                                                                                                                                                                                                                                      <w:marLeft w:val="0"/>
                                                                                                                                                                                                                                                                                                                                      <w:marRight w:val="0"/>
                                                                                                                                                                                                                                                                                                                                      <w:marTop w:val="0"/>
                                                                                                                                                                                                                                                                                                                                      <w:marBottom w:val="0"/>
                                                                                                                                                                                                                                                                                                                                      <w:divBdr>
                                                                                                                                                                                                                                                                                                                                        <w:top w:val="none" w:sz="0" w:space="0" w:color="auto"/>
                                                                                                                                                                                                                                                                                                                                        <w:left w:val="none" w:sz="0" w:space="0" w:color="auto"/>
                                                                                                                                                                                                                                                                                                                                        <w:bottom w:val="none" w:sz="0" w:space="0" w:color="auto"/>
                                                                                                                                                                                                                                                                                                                                        <w:right w:val="none" w:sz="0" w:space="0" w:color="auto"/>
                                                                                                                                                                                                                                                                                                                                      </w:divBdr>
                                                                                                                                                                                                                                                                                                                                      <w:divsChild>
                                                                                                                                                                                                                                                                                                                                        <w:div w:id="500202350">
                                                                                                                                                                                                                                                                                                                                          <w:marLeft w:val="0"/>
                                                                                                                                                                                                                                                                                                                                          <w:marRight w:val="0"/>
                                                                                                                                                                                                                                                                                                                                          <w:marTop w:val="0"/>
                                                                                                                                                                                                                                                                                                                                          <w:marBottom w:val="0"/>
                                                                                                                                                                                                                                                                                                                                          <w:divBdr>
                                                                                                                                                                                                                                                                                                                                            <w:top w:val="none" w:sz="0" w:space="0" w:color="auto"/>
                                                                                                                                                                                                                                                                                                                                            <w:left w:val="none" w:sz="0" w:space="0" w:color="auto"/>
                                                                                                                                                                                                                                                                                                                                            <w:bottom w:val="none" w:sz="0" w:space="0" w:color="auto"/>
                                                                                                                                                                                                                                                                                                                                            <w:right w:val="none" w:sz="0" w:space="0" w:color="auto"/>
                                                                                                                                                                                                                                                                                                                                          </w:divBdr>
                                                                                                                                                                                                                                                                                                                                          <w:divsChild>
                                                                                                                                                                                                                                                                                                                                            <w:div w:id="426194407">
                                                                                                                                                                                                                                                                                                                                              <w:marLeft w:val="0"/>
                                                                                                                                                                                                                                                                                                                                              <w:marRight w:val="0"/>
                                                                                                                                                                                                                                                                                                                                              <w:marTop w:val="0"/>
                                                                                                                                                                                                                                                                                                                                              <w:marBottom w:val="0"/>
                                                                                                                                                                                                                                                                                                                                              <w:divBdr>
                                                                                                                                                                                                                                                                                                                                                <w:top w:val="none" w:sz="0" w:space="0" w:color="auto"/>
                                                                                                                                                                                                                                                                                                                                                <w:left w:val="none" w:sz="0" w:space="0" w:color="auto"/>
                                                                                                                                                                                                                                                                                                                                                <w:bottom w:val="none" w:sz="0" w:space="0" w:color="auto"/>
                                                                                                                                                                                                                                                                                                                                                <w:right w:val="none" w:sz="0" w:space="0" w:color="auto"/>
                                                                                                                                                                                                                                                                                                                                              </w:divBdr>
                                                                                                                                                                                                                                                                                                                                              <w:divsChild>
                                                                                                                                                                                                                                                                                                                                                <w:div w:id="1809545968">
                                                                                                                                                                                                                                                                                                                                                  <w:marLeft w:val="0"/>
                                                                                                                                                                                                                                                                                                                                                  <w:marRight w:val="0"/>
                                                                                                                                                                                                                                                                                                                                                  <w:marTop w:val="0"/>
                                                                                                                                                                                                                                                                                                                                                  <w:marBottom w:val="0"/>
                                                                                                                                                                                                                                                                                                                                                  <w:divBdr>
                                                                                                                                                                                                                                                                                                                                                    <w:top w:val="none" w:sz="0" w:space="0" w:color="auto"/>
                                                                                                                                                                                                                                                                                                                                                    <w:left w:val="none" w:sz="0" w:space="0" w:color="auto"/>
                                                                                                                                                                                                                                                                                                                                                    <w:bottom w:val="none" w:sz="0" w:space="0" w:color="auto"/>
                                                                                                                                                                                                                                                                                                                                                    <w:right w:val="none" w:sz="0" w:space="0" w:color="auto"/>
                                                                                                                                                                                                                                                                                                                                                  </w:divBdr>
                                                                                                                                                                                                                                                                                                                                                  <w:divsChild>
                                                                                                                                                                                                                                                                                                                                                    <w:div w:id="106237032">
                                                                                                                                                                                                                                                                                                                                                      <w:marLeft w:val="0"/>
                                                                                                                                                                                                                                                                                                                                                      <w:marRight w:val="0"/>
                                                                                                                                                                                                                                                                                                                                                      <w:marTop w:val="0"/>
                                                                                                                                                                                                                                                                                                                                                      <w:marBottom w:val="0"/>
                                                                                                                                                                                                                                                                                                                                                      <w:divBdr>
                                                                                                                                                                                                                                                                                                                                                        <w:top w:val="none" w:sz="0" w:space="0" w:color="auto"/>
                                                                                                                                                                                                                                                                                                                                                        <w:left w:val="none" w:sz="0" w:space="0" w:color="auto"/>
                                                                                                                                                                                                                                                                                                                                                        <w:bottom w:val="none" w:sz="0" w:space="0" w:color="auto"/>
                                                                                                                                                                                                                                                                                                                                                        <w:right w:val="none" w:sz="0" w:space="0" w:color="auto"/>
                                                                                                                                                                                                                                                                                                                                                      </w:divBdr>
                                                                                                                                                                                                                                                                                                                                                      <w:divsChild>
                                                                                                                                                                                                                                                                                                                                                        <w:div w:id="1594705049">
                                                                                                                                                                                                                                                                                                                                                          <w:marLeft w:val="0"/>
                                                                                                                                                                                                                                                                                                                                                          <w:marRight w:val="0"/>
                                                                                                                                                                                                                                                                                                                                                          <w:marTop w:val="0"/>
                                                                                                                                                                                                                                                                                                                                                          <w:marBottom w:val="0"/>
                                                                                                                                                                                                                                                                                                                                                          <w:divBdr>
                                                                                                                                                                                                                                                                                                                                                            <w:top w:val="none" w:sz="0" w:space="0" w:color="auto"/>
                                                                                                                                                                                                                                                                                                                                                            <w:left w:val="none" w:sz="0" w:space="0" w:color="auto"/>
                                                                                                                                                                                                                                                                                                                                                            <w:bottom w:val="none" w:sz="0" w:space="0" w:color="auto"/>
                                                                                                                                                                                                                                                                                                                                                            <w:right w:val="none" w:sz="0" w:space="0" w:color="auto"/>
                                                                                                                                                                                                                                                                                                                                                          </w:divBdr>
                                                                                                                                                                                                                                                                                                                                                          <w:divsChild>
                                                                                                                                                                                                                                                                                                                                                            <w:div w:id="877863145">
                                                                                                                                                                                                                                                                                                                                                              <w:marLeft w:val="0"/>
                                                                                                                                                                                                                                                                                                                                                              <w:marRight w:val="0"/>
                                                                                                                                                                                                                                                                                                                                                              <w:marTop w:val="0"/>
                                                                                                                                                                                                                                                                                                                                                              <w:marBottom w:val="0"/>
                                                                                                                                                                                                                                                                                                                                                              <w:divBdr>
                                                                                                                                                                                                                                                                                                                                                                <w:top w:val="none" w:sz="0" w:space="0" w:color="auto"/>
                                                                                                                                                                                                                                                                                                                                                                <w:left w:val="none" w:sz="0" w:space="0" w:color="auto"/>
                                                                                                                                                                                                                                                                                                                                                                <w:bottom w:val="none" w:sz="0" w:space="0" w:color="auto"/>
                                                                                                                                                                                                                                                                                                                                                                <w:right w:val="none" w:sz="0" w:space="0" w:color="auto"/>
                                                                                                                                                                                                                                                                                                                                                              </w:divBdr>
                                                                                                                                                                                                                                                                                                                                                              <w:divsChild>
                                                                                                                                                                                                                                                                                                                                                                <w:div w:id="1145319336">
                                                                                                                                                                                                                                                                                                                                                                  <w:marLeft w:val="0"/>
                                                                                                                                                                                                                                                                                                                                                                  <w:marRight w:val="0"/>
                                                                                                                                                                                                                                                                                                                                                                  <w:marTop w:val="0"/>
                                                                                                                                                                                                                                                                                                                                                                  <w:marBottom w:val="0"/>
                                                                                                                                                                                                                                                                                                                                                                  <w:divBdr>
                                                                                                                                                                                                                                                                                                                                                                    <w:top w:val="none" w:sz="0" w:space="0" w:color="auto"/>
                                                                                                                                                                                                                                                                                                                                                                    <w:left w:val="none" w:sz="0" w:space="0" w:color="auto"/>
                                                                                                                                                                                                                                                                                                                                                                    <w:bottom w:val="none" w:sz="0" w:space="0" w:color="auto"/>
                                                                                                                                                                                                                                                                                                                                                                    <w:right w:val="none" w:sz="0" w:space="0" w:color="auto"/>
                                                                                                                                                                                                                                                                                                                                                                  </w:divBdr>
                                                                                                                                                                                                                                                                                                                                                                  <w:divsChild>
                                                                                                                                                                                                                                                                                                                                                                    <w:div w:id="1741554983">
                                                                                                                                                                                                                                                                                                                                                                      <w:marLeft w:val="0"/>
                                                                                                                                                                                                                                                                                                                                                                      <w:marRight w:val="0"/>
                                                                                                                                                                                                                                                                                                                                                                      <w:marTop w:val="0"/>
                                                                                                                                                                                                                                                                                                                                                                      <w:marBottom w:val="0"/>
                                                                                                                                                                                                                                                                                                                                                                      <w:divBdr>
                                                                                                                                                                                                                                                                                                                                                                        <w:top w:val="none" w:sz="0" w:space="0" w:color="auto"/>
                                                                                                                                                                                                                                                                                                                                                                        <w:left w:val="none" w:sz="0" w:space="0" w:color="auto"/>
                                                                                                                                                                                                                                                                                                                                                                        <w:bottom w:val="none" w:sz="0" w:space="0" w:color="auto"/>
                                                                                                                                                                                                                                                                                                                                                                        <w:right w:val="none" w:sz="0" w:space="0" w:color="auto"/>
                                                                                                                                                                                                                                                                                                                                                                      </w:divBdr>
                                                                                                                                                                                                                                                                                                                                                                      <w:divsChild>
                                                                                                                                                                                                                                                                                                                                                                        <w:div w:id="1096950043">
                                                                                                                                                                                                                                                                                                                                                                          <w:marLeft w:val="0"/>
                                                                                                                                                                                                                                                                                                                                                                          <w:marRight w:val="0"/>
                                                                                                                                                                                                                                                                                                                                                                          <w:marTop w:val="0"/>
                                                                                                                                                                                                                                                                                                                                                                          <w:marBottom w:val="0"/>
                                                                                                                                                                                                                                                                                                                                                                          <w:divBdr>
                                                                                                                                                                                                                                                                                                                                                                            <w:top w:val="none" w:sz="0" w:space="0" w:color="auto"/>
                                                                                                                                                                                                                                                                                                                                                                            <w:left w:val="none" w:sz="0" w:space="0" w:color="auto"/>
                                                                                                                                                                                                                                                                                                                                                                            <w:bottom w:val="none" w:sz="0" w:space="0" w:color="auto"/>
                                                                                                                                                                                                                                                                                                                                                                            <w:right w:val="none" w:sz="0" w:space="0" w:color="auto"/>
                                                                                                                                                                                                                                                                                                                                                                          </w:divBdr>
                                                                                                                                                                                                                                                                                                                                                                          <w:divsChild>
                                                                                                                                                                                                                                                                                                                                                                            <w:div w:id="915631647">
                                                                                                                                                                                                                                                                                                                                                                              <w:marLeft w:val="0"/>
                                                                                                                                                                                                                                                                                                                                                                              <w:marRight w:val="0"/>
                                                                                                                                                                                                                                                                                                                                                                              <w:marTop w:val="0"/>
                                                                                                                                                                                                                                                                                                                                                                              <w:marBottom w:val="0"/>
                                                                                                                                                                                                                                                                                                                                                                              <w:divBdr>
                                                                                                                                                                                                                                                                                                                                                                                <w:top w:val="none" w:sz="0" w:space="0" w:color="auto"/>
                                                                                                                                                                                                                                                                                                                                                                                <w:left w:val="none" w:sz="0" w:space="0" w:color="auto"/>
                                                                                                                                                                                                                                                                                                                                                                                <w:bottom w:val="none" w:sz="0" w:space="0" w:color="auto"/>
                                                                                                                                                                                                                                                                                                                                                                                <w:right w:val="none" w:sz="0" w:space="0" w:color="auto"/>
                                                                                                                                                                                                                                                                                                                                                                              </w:divBdr>
                                                                                                                                                                                                                                                                                                                                                                              <w:divsChild>
                                                                                                                                                                                                                                                                                                                                                                                <w:div w:id="1708332207">
                                                                                                                                                                                                                                                                                                                                                                                  <w:marLeft w:val="0"/>
                                                                                                                                                                                                                                                                                                                                                                                  <w:marRight w:val="0"/>
                                                                                                                                                                                                                                                                                                                                                                                  <w:marTop w:val="0"/>
                                                                                                                                                                                                                                                                                                                                                                                  <w:marBottom w:val="0"/>
                                                                                                                                                                                                                                                                                                                                                                                  <w:divBdr>
                                                                                                                                                                                                                                                                                                                                                                                    <w:top w:val="none" w:sz="0" w:space="0" w:color="auto"/>
                                                                                                                                                                                                                                                                                                                                                                                    <w:left w:val="none" w:sz="0" w:space="0" w:color="auto"/>
                                                                                                                                                                                                                                                                                                                                                                                    <w:bottom w:val="none" w:sz="0" w:space="0" w:color="auto"/>
                                                                                                                                                                                                                                                                                                                                                                                    <w:right w:val="none" w:sz="0" w:space="0" w:color="auto"/>
                                                                                                                                                                                                                                                                                                                                                                                  </w:divBdr>
                                                                                                                                                                                                                                                                                                                                                                                  <w:divsChild>
                                                                                                                                                                                                                                                                                                                                                                                    <w:div w:id="87701506">
                                                                                                                                                                                                                                                                                                                                                                                      <w:marLeft w:val="0"/>
                                                                                                                                                                                                                                                                                                                                                                                      <w:marRight w:val="0"/>
                                                                                                                                                                                                                                                                                                                                                                                      <w:marTop w:val="0"/>
                                                                                                                                                                                                                                                                                                                                                                                      <w:marBottom w:val="0"/>
                                                                                                                                                                                                                                                                                                                                                                                      <w:divBdr>
                                                                                                                                                                                                                                                                                                                                                                                        <w:top w:val="none" w:sz="0" w:space="0" w:color="auto"/>
                                                                                                                                                                                                                                                                                                                                                                                        <w:left w:val="none" w:sz="0" w:space="0" w:color="auto"/>
                                                                                                                                                                                                                                                                                                                                                                                        <w:bottom w:val="none" w:sz="0" w:space="0" w:color="auto"/>
                                                                                                                                                                                                                                                                                                                                                                                        <w:right w:val="none" w:sz="0" w:space="0" w:color="auto"/>
                                                                                                                                                                                                                                                                                                                                                                                      </w:divBdr>
                                                                                                                                                                                                                                                                                                                                                                                      <w:divsChild>
                                                                                                                                                                                                                                                                                                                                                                                        <w:div w:id="1038358365">
                                                                                                                                                                                                                                                                                                                                                                                          <w:marLeft w:val="0"/>
                                                                                                                                                                                                                                                                                                                                                                                          <w:marRight w:val="0"/>
                                                                                                                                                                                                                                                                                                                                                                                          <w:marTop w:val="0"/>
                                                                                                                                                                                                                                                                                                                                                                                          <w:marBottom w:val="0"/>
                                                                                                                                                                                                                                                                                                                                                                                          <w:divBdr>
                                                                                                                                                                                                                                                                                                                                                                                            <w:top w:val="none" w:sz="0" w:space="0" w:color="auto"/>
                                                                                                                                                                                                                                                                                                                                                                                            <w:left w:val="none" w:sz="0" w:space="0" w:color="auto"/>
                                                                                                                                                                                                                                                                                                                                                                                            <w:bottom w:val="none" w:sz="0" w:space="0" w:color="auto"/>
                                                                                                                                                                                                                                                                                                                                                                                            <w:right w:val="none" w:sz="0" w:space="0" w:color="auto"/>
                                                                                                                                                                                                                                                                                                                                                                                          </w:divBdr>
                                                                                                                                                                                                                                                                                                                                                                                          <w:divsChild>
                                                                                                                                                                                                                                                                                                                                                                                            <w:div w:id="897932417">
                                                                                                                                                                                                                                                                                                                                                                                              <w:marLeft w:val="0"/>
                                                                                                                                                                                                                                                                                                                                                                                              <w:marRight w:val="0"/>
                                                                                                                                                                                                                                                                                                                                                                                              <w:marTop w:val="0"/>
                                                                                                                                                                                                                                                                                                                                                                                              <w:marBottom w:val="0"/>
                                                                                                                                                                                                                                                                                                                                                                                              <w:divBdr>
                                                                                                                                                                                                                                                                                                                                                                                                <w:top w:val="none" w:sz="0" w:space="0" w:color="auto"/>
                                                                                                                                                                                                                                                                                                                                                                                                <w:left w:val="none" w:sz="0" w:space="0" w:color="auto"/>
                                                                                                                                                                                                                                                                                                                                                                                                <w:bottom w:val="none" w:sz="0" w:space="0" w:color="auto"/>
                                                                                                                                                                                                                                                                                                                                                                                                <w:right w:val="none" w:sz="0" w:space="0" w:color="auto"/>
                                                                                                                                                                                                                                                                                                                                                                                              </w:divBdr>
                                                                                                                                                                                                                                                                                                                                                                                              <w:divsChild>
                                                                                                                                                                                                                                                                                                                                                                                                <w:div w:id="645663336">
                                                                                                                                                                                                                                                                                                                                                                                                  <w:marLeft w:val="0"/>
                                                                                                                                                                                                                                                                                                                                                                                                  <w:marRight w:val="0"/>
                                                                                                                                                                                                                                                                                                                                                                                                  <w:marTop w:val="0"/>
                                                                                                                                                                                                                                                                                                                                                                                                  <w:marBottom w:val="0"/>
                                                                                                                                                                                                                                                                                                                                                                                                  <w:divBdr>
                                                                                                                                                                                                                                                                                                                                                                                                    <w:top w:val="none" w:sz="0" w:space="0" w:color="auto"/>
                                                                                                                                                                                                                                                                                                                                                                                                    <w:left w:val="none" w:sz="0" w:space="0" w:color="auto"/>
                                                                                                                                                                                                                                                                                                                                                                                                    <w:bottom w:val="none" w:sz="0" w:space="0" w:color="auto"/>
                                                                                                                                                                                                                                                                                                                                                                                                    <w:right w:val="none" w:sz="0" w:space="0" w:color="auto"/>
                                                                                                                                                                                                                                                                                                                                                                                                  </w:divBdr>
                                                                                                                                                                                                                                                                                                                                                                                                  <w:divsChild>
                                                                                                                                                                                                                                                                                                                                                                                                    <w:div w:id="1889149059">
                                                                                                                                                                                                                                                                                                                                                                                                      <w:marLeft w:val="0"/>
                                                                                                                                                                                                                                                                                                                                                                                                      <w:marRight w:val="0"/>
                                                                                                                                                                                                                                                                                                                                                                                                      <w:marTop w:val="0"/>
                                                                                                                                                                                                                                                                                                                                                                                                      <w:marBottom w:val="0"/>
                                                                                                                                                                                                                                                                                                                                                                                                      <w:divBdr>
                                                                                                                                                                                                                                                                                                                                                                                                        <w:top w:val="none" w:sz="0" w:space="0" w:color="auto"/>
                                                                                                                                                                                                                                                                                                                                                                                                        <w:left w:val="none" w:sz="0" w:space="0" w:color="auto"/>
                                                                                                                                                                                                                                                                                                                                                                                                        <w:bottom w:val="none" w:sz="0" w:space="0" w:color="auto"/>
                                                                                                                                                                                                                                                                                                                                                                                                        <w:right w:val="none" w:sz="0" w:space="0" w:color="auto"/>
                                                                                                                                                                                                                                                                                                                                                                                                      </w:divBdr>
                                                                                                                                                                                                                                                                                                                                                                                                      <w:divsChild>
                                                                                                                                                                                                                                                                                                                                                                                                        <w:div w:id="1983850000">
                                                                                                                                                                                                                                                                                                                                                                                                          <w:marLeft w:val="0"/>
                                                                                                                                                                                                                                                                                                                                                                                                          <w:marRight w:val="0"/>
                                                                                                                                                                                                                                                                                                                                                                                                          <w:marTop w:val="0"/>
                                                                                                                                                                                                                                                                                                                                                                                                          <w:marBottom w:val="0"/>
                                                                                                                                                                                                                                                                                                                                                                                                          <w:divBdr>
                                                                                                                                                                                                                                                                                                                                                                                                            <w:top w:val="none" w:sz="0" w:space="0" w:color="auto"/>
                                                                                                                                                                                                                                                                                                                                                                                                            <w:left w:val="none" w:sz="0" w:space="0" w:color="auto"/>
                                                                                                                                                                                                                                                                                                                                                                                                            <w:bottom w:val="none" w:sz="0" w:space="0" w:color="auto"/>
                                                                                                                                                                                                                                                                                                                                                                                                            <w:right w:val="none" w:sz="0" w:space="0" w:color="auto"/>
                                                                                                                                                                                                                                                                                                                                                                                                          </w:divBdr>
                                                                                                                                                                                                                                                                                                                                                                                                          <w:divsChild>
                                                                                                                                                                                                                                                                                                                                                                                                            <w:div w:id="584647802">
                                                                                                                                                                                                                                                                                                                                                                                                              <w:marLeft w:val="0"/>
                                                                                                                                                                                                                                                                                                                                                                                                              <w:marRight w:val="0"/>
                                                                                                                                                                                                                                                                                                                                                                                                              <w:marTop w:val="0"/>
                                                                                                                                                                                                                                                                                                                                                                                                              <w:marBottom w:val="0"/>
                                                                                                                                                                                                                                                                                                                                                                                                              <w:divBdr>
                                                                                                                                                                                                                                                                                                                                                                                                                <w:top w:val="none" w:sz="0" w:space="0" w:color="auto"/>
                                                                                                                                                                                                                                                                                                                                                                                                                <w:left w:val="none" w:sz="0" w:space="0" w:color="auto"/>
                                                                                                                                                                                                                                                                                                                                                                                                                <w:bottom w:val="none" w:sz="0" w:space="0" w:color="auto"/>
                                                                                                                                                                                                                                                                                                                                                                                                                <w:right w:val="none" w:sz="0" w:space="0" w:color="auto"/>
                                                                                                                                                                                                                                                                                                                                                                                                              </w:divBdr>
                                                                                                                                                                                                                                                                                                                                                                                                              <w:divsChild>
                                                                                                                                                                                                                                                                                                                                                                                                                <w:div w:id="390154215">
                                                                                                                                                                                                                                                                                                                                                                                                                  <w:marLeft w:val="0"/>
                                                                                                                                                                                                                                                                                                                                                                                                                  <w:marRight w:val="0"/>
                                                                                                                                                                                                                                                                                                                                                                                                                  <w:marTop w:val="0"/>
                                                                                                                                                                                                                                                                                                                                                                                                                  <w:marBottom w:val="0"/>
                                                                                                                                                                                                                                                                                                                                                                                                                  <w:divBdr>
                                                                                                                                                                                                                                                                                                                                                                                                                    <w:top w:val="none" w:sz="0" w:space="0" w:color="auto"/>
                                                                                                                                                                                                                                                                                                                                                                                                                    <w:left w:val="none" w:sz="0" w:space="0" w:color="auto"/>
                                                                                                                                                                                                                                                                                                                                                                                                                    <w:bottom w:val="none" w:sz="0" w:space="0" w:color="auto"/>
                                                                                                                                                                                                                                                                                                                                                                                                                    <w:right w:val="none" w:sz="0" w:space="0" w:color="auto"/>
                                                                                                                                                                                                                                                                                                                                                                                                                  </w:divBdr>
                                                                                                                                                                                                                                                                                                                                                                                                                  <w:divsChild>
                                                                                                                                                                                                                                                                                                                                                                                                                    <w:div w:id="1789662320">
                                                                                                                                                                                                                                                                                                                                                                                                                      <w:marLeft w:val="0"/>
                                                                                                                                                                                                                                                                                                                                                                                                                      <w:marRight w:val="0"/>
                                                                                                                                                                                                                                                                                                                                                                                                                      <w:marTop w:val="0"/>
                                                                                                                                                                                                                                                                                                                                                                                                                      <w:marBottom w:val="0"/>
                                                                                                                                                                                                                                                                                                                                                                                                                      <w:divBdr>
                                                                                                                                                                                                                                                                                                                                                                                                                        <w:top w:val="none" w:sz="0" w:space="0" w:color="auto"/>
                                                                                                                                                                                                                                                                                                                                                                                                                        <w:left w:val="none" w:sz="0" w:space="0" w:color="auto"/>
                                                                                                                                                                                                                                                                                                                                                                                                                        <w:bottom w:val="none" w:sz="0" w:space="0" w:color="auto"/>
                                                                                                                                                                                                                                                                                                                                                                                                                        <w:right w:val="none" w:sz="0" w:space="0" w:color="auto"/>
                                                                                                                                                                                                                                                                                                                                                                                                                      </w:divBdr>
                                                                                                                                                                                                                                                                                                                                                                                                                      <w:divsChild>
                                                                                                                                                                                                                                                                                                                                                                                                                        <w:div w:id="998997833">
                                                                                                                                                                                                                                                                                                                                                                                                                          <w:marLeft w:val="0"/>
                                                                                                                                                                                                                                                                                                                                                                                                                          <w:marRight w:val="0"/>
                                                                                                                                                                                                                                                                                                                                                                                                                          <w:marTop w:val="0"/>
                                                                                                                                                                                                                                                                                                                                                                                                                          <w:marBottom w:val="0"/>
                                                                                                                                                                                                                                                                                                                                                                                                                          <w:divBdr>
                                                                                                                                                                                                                                                                                                                                                                                                                            <w:top w:val="none" w:sz="0" w:space="0" w:color="auto"/>
                                                                                                                                                                                                                                                                                                                                                                                                                            <w:left w:val="none" w:sz="0" w:space="0" w:color="auto"/>
                                                                                                                                                                                                                                                                                                                                                                                                                            <w:bottom w:val="none" w:sz="0" w:space="0" w:color="auto"/>
                                                                                                                                                                                                                                                                                                                                                                                                                            <w:right w:val="none" w:sz="0" w:space="0" w:color="auto"/>
                                                                                                                                                                                                                                                                                                                                                                                                                          </w:divBdr>
                                                                                                                                                                                                                                                                                                                                                                                                                          <w:divsChild>
                                                                                                                                                                                                                                                                                                                                                                                                                            <w:div w:id="753823282">
                                                                                                                                                                                                                                                                                                                                                                                                                              <w:marLeft w:val="0"/>
                                                                                                                                                                                                                                                                                                                                                                                                                              <w:marRight w:val="0"/>
                                                                                                                                                                                                                                                                                                                                                                                                                              <w:marTop w:val="0"/>
                                                                                                                                                                                                                                                                                                                                                                                                                              <w:marBottom w:val="0"/>
                                                                                                                                                                                                                                                                                                                                                                                                                              <w:divBdr>
                                                                                                                                                                                                                                                                                                                                                                                                                                <w:top w:val="none" w:sz="0" w:space="0" w:color="auto"/>
                                                                                                                                                                                                                                                                                                                                                                                                                                <w:left w:val="none" w:sz="0" w:space="0" w:color="auto"/>
                                                                                                                                                                                                                                                                                                                                                                                                                                <w:bottom w:val="none" w:sz="0" w:space="0" w:color="auto"/>
                                                                                                                                                                                                                                                                                                                                                                                                                                <w:right w:val="none" w:sz="0" w:space="0" w:color="auto"/>
                                                                                                                                                                                                                                                                                                                                                                                                                              </w:divBdr>
                                                                                                                                                                                                                                                                                                                                                                                                                              <w:divsChild>
                                                                                                                                                                                                                                                                                                                                                                                                                                <w:div w:id="1547327314">
                                                                                                                                                                                                                                                                                                                                                                                                                                  <w:marLeft w:val="0"/>
                                                                                                                                                                                                                                                                                                                                                                                                                                  <w:marRight w:val="0"/>
                                                                                                                                                                                                                                                                                                                                                                                                                                  <w:marTop w:val="0"/>
                                                                                                                                                                                                                                                                                                                                                                                                                                  <w:marBottom w:val="0"/>
                                                                                                                                                                                                                                                                                                                                                                                                                                  <w:divBdr>
                                                                                                                                                                                                                                                                                                                                                                                                                                    <w:top w:val="none" w:sz="0" w:space="0" w:color="auto"/>
                                                                                                                                                                                                                                                                                                                                                                                                                                    <w:left w:val="none" w:sz="0" w:space="0" w:color="auto"/>
                                                                                                                                                                                                                                                                                                                                                                                                                                    <w:bottom w:val="none" w:sz="0" w:space="0" w:color="auto"/>
                                                                                                                                                                                                                                                                                                                                                                                                                                    <w:right w:val="none" w:sz="0" w:space="0" w:color="auto"/>
                                                                                                                                                                                                                                                                                                                                                                                                                                  </w:divBdr>
                                                                                                                                                                                                                                                                                                                                                                                                                                  <w:divsChild>
                                                                                                                                                                                                                                                                                                                                                                                                                                    <w:div w:id="255670246">
                                                                                                                                                                                                                                                                                                                                                                                                                                      <w:marLeft w:val="0"/>
                                                                                                                                                                                                                                                                                                                                                                                                                                      <w:marRight w:val="0"/>
                                                                                                                                                                                                                                                                                                                                                                                                                                      <w:marTop w:val="0"/>
                                                                                                                                                                                                                                                                                                                                                                                                                                      <w:marBottom w:val="0"/>
                                                                                                                                                                                                                                                                                                                                                                                                                                      <w:divBdr>
                                                                                                                                                                                                                                                                                                                                                                                                                                        <w:top w:val="none" w:sz="0" w:space="0" w:color="auto"/>
                                                                                                                                                                                                                                                                                                                                                                                                                                        <w:left w:val="none" w:sz="0" w:space="0" w:color="auto"/>
                                                                                                                                                                                                                                                                                                                                                                                                                                        <w:bottom w:val="none" w:sz="0" w:space="0" w:color="auto"/>
                                                                                                                                                                                                                                                                                                                                                                                                                                        <w:right w:val="none" w:sz="0" w:space="0" w:color="auto"/>
                                                                                                                                                                                                                                                                                                                                                                                                                                      </w:divBdr>
                                                                                                                                                                                                                                                                                                                                                                                                                                      <w:divsChild>
                                                                                                                                                                                                                                                                                                                                                                                                                                        <w:div w:id="554007972">
                                                                                                                                                                                                                                                                                                                                                                                                                                          <w:marLeft w:val="0"/>
                                                                                                                                                                                                                                                                                                                                                                                                                                          <w:marRight w:val="0"/>
                                                                                                                                                                                                                                                                                                                                                                                                                                          <w:marTop w:val="0"/>
                                                                                                                                                                                                                                                                                                                                                                                                                                          <w:marBottom w:val="0"/>
                                                                                                                                                                                                                                                                                                                                                                                                                                          <w:divBdr>
                                                                                                                                                                                                                                                                                                                                                                                                                                            <w:top w:val="none" w:sz="0" w:space="0" w:color="auto"/>
                                                                                                                                                                                                                                                                                                                                                                                                                                            <w:left w:val="none" w:sz="0" w:space="0" w:color="auto"/>
                                                                                                                                                                                                                                                                                                                                                                                                                                            <w:bottom w:val="none" w:sz="0" w:space="0" w:color="auto"/>
                                                                                                                                                                                                                                                                                                                                                                                                                                            <w:right w:val="none" w:sz="0" w:space="0" w:color="auto"/>
                                                                                                                                                                                                                                                                                                                                                                                                                                          </w:divBdr>
                                                                                                                                                                                                                                                                                                                                                                                                                                          <w:divsChild>
                                                                                                                                                                                                                                                                                                                                                                                                                                            <w:div w:id="1070807454">
                                                                                                                                                                                                                                                                                                                                                                                                                                              <w:marLeft w:val="0"/>
                                                                                                                                                                                                                                                                                                                                                                                                                                              <w:marRight w:val="0"/>
                                                                                                                                                                                                                                                                                                                                                                                                                                              <w:marTop w:val="0"/>
                                                                                                                                                                                                                                                                                                                                                                                                                                              <w:marBottom w:val="0"/>
                                                                                                                                                                                                                                                                                                                                                                                                                                              <w:divBdr>
                                                                                                                                                                                                                                                                                                                                                                                                                                                <w:top w:val="none" w:sz="0" w:space="0" w:color="auto"/>
                                                                                                                                                                                                                                                                                                                                                                                                                                                <w:left w:val="none" w:sz="0" w:space="0" w:color="auto"/>
                                                                                                                                                                                                                                                                                                                                                                                                                                                <w:bottom w:val="none" w:sz="0" w:space="0" w:color="auto"/>
                                                                                                                                                                                                                                                                                                                                                                                                                                                <w:right w:val="none" w:sz="0" w:space="0" w:color="auto"/>
                                                                                                                                                                                                                                                                                                                                                                                                                                              </w:divBdr>
                                                                                                                                                                                                                                                                                                                                                                                                                                              <w:divsChild>
                                                                                                                                                                                                                                                                                                                                                                                                                                                <w:div w:id="769158784">
                                                                                                                                                                                                                                                                                                                                                                                                                                                  <w:marLeft w:val="0"/>
                                                                                                                                                                                                                                                                                                                                                                                                                                                  <w:marRight w:val="0"/>
                                                                                                                                                                                                                                                                                                                                                                                                                                                  <w:marTop w:val="0"/>
                                                                                                                                                                                                                                                                                                                                                                                                                                                  <w:marBottom w:val="0"/>
                                                                                                                                                                                                                                                                                                                                                                                                                                                  <w:divBdr>
                                                                                                                                                                                                                                                                                                                                                                                                                                                    <w:top w:val="none" w:sz="0" w:space="0" w:color="auto"/>
                                                                                                                                                                                                                                                                                                                                                                                                                                                    <w:left w:val="none" w:sz="0" w:space="0" w:color="auto"/>
                                                                                                                                                                                                                                                                                                                                                                                                                                                    <w:bottom w:val="none" w:sz="0" w:space="0" w:color="auto"/>
                                                                                                                                                                                                                                                                                                                                                                                                                                                    <w:right w:val="none" w:sz="0" w:space="0" w:color="auto"/>
                                                                                                                                                                                                                                                                                                                                                                                                                                                  </w:divBdr>
                                                                                                                                                                                                                                                                                                                                                                                                                                                  <w:divsChild>
                                                                                                                                                                                                                                                                                                                                                                                                                                                    <w:div w:id="193811790">
                                                                                                                                                                                                                                                                                                                                                                                                                                                      <w:marLeft w:val="0"/>
                                                                                                                                                                                                                                                                                                                                                                                                                                                      <w:marRight w:val="0"/>
                                                                                                                                                                                                                                                                                                                                                                                                                                                      <w:marTop w:val="0"/>
                                                                                                                                                                                                                                                                                                                                                                                                                                                      <w:marBottom w:val="0"/>
                                                                                                                                                                                                                                                                                                                                                                                                                                                      <w:divBdr>
                                                                                                                                                                                                                                                                                                                                                                                                                                                        <w:top w:val="none" w:sz="0" w:space="0" w:color="auto"/>
                                                                                                                                                                                                                                                                                                                                                                                                                                                        <w:left w:val="none" w:sz="0" w:space="0" w:color="auto"/>
                                                                                                                                                                                                                                                                                                                                                                                                                                                        <w:bottom w:val="none" w:sz="0" w:space="0" w:color="auto"/>
                                                                                                                                                                                                                                                                                                                                                                                                                                                        <w:right w:val="none" w:sz="0" w:space="0" w:color="auto"/>
                                                                                                                                                                                                                                                                                                                                                                                                                                                      </w:divBdr>
                                                                                                                                                                                                                                                                                                                                                                                                                                                      <w:divsChild>
                                                                                                                                                                                                                                                                                                                                                                                                                                                        <w:div w:id="1094399298">
                                                                                                                                                                                                                                                                                                                                                                                                                                                          <w:marLeft w:val="0"/>
                                                                                                                                                                                                                                                                                                                                                                                                                                                          <w:marRight w:val="0"/>
                                                                                                                                                                                                                                                                                                                                                                                                                                                          <w:marTop w:val="0"/>
                                                                                                                                                                                                                                                                                                                                                                                                                                                          <w:marBottom w:val="0"/>
                                                                                                                                                                                                                                                                                                                                                                                                                                                          <w:divBdr>
                                                                                                                                                                                                                                                                                                                                                                                                                                                            <w:top w:val="none" w:sz="0" w:space="0" w:color="auto"/>
                                                                                                                                                                                                                                                                                                                                                                                                                                                            <w:left w:val="none" w:sz="0" w:space="0" w:color="auto"/>
                                                                                                                                                                                                                                                                                                                                                                                                                                                            <w:bottom w:val="none" w:sz="0" w:space="0" w:color="auto"/>
                                                                                                                                                                                                                                                                                                                                                                                                                                                            <w:right w:val="none" w:sz="0" w:space="0" w:color="auto"/>
                                                                                                                                                                                                                                                                                                                                                                                                                                                          </w:divBdr>
                                                                                                                                                                                                                                                                                                                                                                                                                                                          <w:divsChild>
                                                                                                                                                                                                                                                                                                                                                                                                                                                            <w:div w:id="1549368136">
                                                                                                                                                                                                                                                                                                                                                                                                                                                              <w:marLeft w:val="0"/>
                                                                                                                                                                                                                                                                                                                                                                                                                                                              <w:marRight w:val="0"/>
                                                                                                                                                                                                                                                                                                                                                                                                                                                              <w:marTop w:val="0"/>
                                                                                                                                                                                                                                                                                                                                                                                                                                                              <w:marBottom w:val="0"/>
                                                                                                                                                                                                                                                                                                                                                                                                                                                              <w:divBdr>
                                                                                                                                                                                                                                                                                                                                                                                                                                                                <w:top w:val="none" w:sz="0" w:space="0" w:color="auto"/>
                                                                                                                                                                                                                                                                                                                                                                                                                                                                <w:left w:val="none" w:sz="0" w:space="0" w:color="auto"/>
                                                                                                                                                                                                                                                                                                                                                                                                                                                                <w:bottom w:val="none" w:sz="0" w:space="0" w:color="auto"/>
                                                                                                                                                                                                                                                                                                                                                                                                                                                                <w:right w:val="none" w:sz="0" w:space="0" w:color="auto"/>
                                                                                                                                                                                                                                                                                                                                                                                                                                                              </w:divBdr>
                                                                                                                                                                                                                                                                                                                                                                                                                                                              <w:divsChild>
                                                                                                                                                                                                                                                                                                                                                                                                                                                                <w:div w:id="856037720">
                                                                                                                                                                                                                                                                                                                                                                                                                                                                  <w:marLeft w:val="0"/>
                                                                                                                                                                                                                                                                                                                                                                                                                                                                  <w:marRight w:val="0"/>
                                                                                                                                                                                                                                                                                                                                                                                                                                                                  <w:marTop w:val="0"/>
                                                                                                                                                                                                                                                                                                                                                                                                                                                                  <w:marBottom w:val="0"/>
                                                                                                                                                                                                                                                                                                                                                                                                                                                                  <w:divBdr>
                                                                                                                                                                                                                                                                                                                                                                                                                                                                    <w:top w:val="none" w:sz="0" w:space="0" w:color="auto"/>
                                                                                                                                                                                                                                                                                                                                                                                                                                                                    <w:left w:val="none" w:sz="0" w:space="0" w:color="auto"/>
                                                                                                                                                                                                                                                                                                                                                                                                                                                                    <w:bottom w:val="none" w:sz="0" w:space="0" w:color="auto"/>
                                                                                                                                                                                                                                                                                                                                                                                                                                                                    <w:right w:val="none" w:sz="0" w:space="0" w:color="auto"/>
                                                                                                                                                                                                                                                                                                                                                                                                                                                                  </w:divBdr>
                                                                                                                                                                                                                                                                                                                                                                                                                                                                  <w:divsChild>
                                                                                                                                                                                                                                                                                                                                                                                                                                                                    <w:div w:id="557324100">
                                                                                                                                                                                                                                                                                                                                                                                                                                                                      <w:marLeft w:val="0"/>
                                                                                                                                                                                                                                                                                                                                                                                                                                                                      <w:marRight w:val="0"/>
                                                                                                                                                                                                                                                                                                                                                                                                                                                                      <w:marTop w:val="0"/>
                                                                                                                                                                                                                                                                                                                                                                                                                                                                      <w:marBottom w:val="0"/>
                                                                                                                                                                                                                                                                                                                                                                                                                                                                      <w:divBdr>
                                                                                                                                                                                                                                                                                                                                                                                                                                                                        <w:top w:val="none" w:sz="0" w:space="0" w:color="auto"/>
                                                                                                                                                                                                                                                                                                                                                                                                                                                                        <w:left w:val="none" w:sz="0" w:space="0" w:color="auto"/>
                                                                                                                                                                                                                                                                                                                                                                                                                                                                        <w:bottom w:val="none" w:sz="0" w:space="0" w:color="auto"/>
                                                                                                                                                                                                                                                                                                                                                                                                                                                                        <w:right w:val="none" w:sz="0" w:space="0" w:color="auto"/>
                                                                                                                                                                                                                                                                                                                                                                                                                                                                      </w:divBdr>
                                                                                                                                                                                                                                                                                                                                                                                                                                                                      <w:divsChild>
                                                                                                                                                                                                                                                                                                                                                                                                                                                                        <w:div w:id="644894107">
                                                                                                                                                                                                                                                                                                                                                                                                                                                                          <w:marLeft w:val="0"/>
                                                                                                                                                                                                                                                                                                                                                                                                                                                                          <w:marRight w:val="0"/>
                                                                                                                                                                                                                                                                                                                                                                                                                                                                          <w:marTop w:val="0"/>
                                                                                                                                                                                                                                                                                                                                                                                                                                                                          <w:marBottom w:val="0"/>
                                                                                                                                                                                                                                                                                                                                                                                                                                                                          <w:divBdr>
                                                                                                                                                                                                                                                                                                                                                                                                                                                                            <w:top w:val="none" w:sz="0" w:space="0" w:color="auto"/>
                                                                                                                                                                                                                                                                                                                                                                                                                                                                            <w:left w:val="none" w:sz="0" w:space="0" w:color="auto"/>
                                                                                                                                                                                                                                                                                                                                                                                                                                                                            <w:bottom w:val="none" w:sz="0" w:space="0" w:color="auto"/>
                                                                                                                                                                                                                                                                                                                                                                                                                                                                            <w:right w:val="none" w:sz="0" w:space="0" w:color="auto"/>
                                                                                                                                                                                                                                                                                                                                                                                                                                                                          </w:divBdr>
                                                                                                                                                                                                                                                                                                                                                                                                                                                                          <w:divsChild>
                                                                                                                                                                                                                                                                                                                                                                                                                                                                            <w:div w:id="2003003668">
                                                                                                                                                                                                                                                                                                                                                                                                                                                                              <w:marLeft w:val="0"/>
                                                                                                                                                                                                                                                                                                                                                                                                                                                                              <w:marRight w:val="0"/>
                                                                                                                                                                                                                                                                                                                                                                                                                                                                              <w:marTop w:val="0"/>
                                                                                                                                                                                                                                                                                                                                                                                                                                                                              <w:marBottom w:val="0"/>
                                                                                                                                                                                                                                                                                                                                                                                                                                                                              <w:divBdr>
                                                                                                                                                                                                                                                                                                                                                                                                                                                                                <w:top w:val="none" w:sz="0" w:space="0" w:color="auto"/>
                                                                                                                                                                                                                                                                                                                                                                                                                                                                                <w:left w:val="none" w:sz="0" w:space="0" w:color="auto"/>
                                                                                                                                                                                                                                                                                                                                                                                                                                                                                <w:bottom w:val="none" w:sz="0" w:space="0" w:color="auto"/>
                                                                                                                                                                                                                                                                                                                                                                                                                                                                                <w:right w:val="none" w:sz="0" w:space="0" w:color="auto"/>
                                                                                                                                                                                                                                                                                                                                                                                                                                                                              </w:divBdr>
                                                                                                                                                                                                                                                                                                                                                                                                                                                                              <w:divsChild>
                                                                                                                                                                                                                                                                                                                                                                                                                                                                                <w:div w:id="681510669">
                                                                                                                                                                                                                                                                                                                                                                                                                                                                                  <w:marLeft w:val="0"/>
                                                                                                                                                                                                                                                                                                                                                                                                                                                                                  <w:marRight w:val="0"/>
                                                                                                                                                                                                                                                                                                                                                                                                                                                                                  <w:marTop w:val="0"/>
                                                                                                                                                                                                                                                                                                                                                                                                                                                                                  <w:marBottom w:val="0"/>
                                                                                                                                                                                                                                                                                                                                                                                                                                                                                  <w:divBdr>
                                                                                                                                                                                                                                                                                                                                                                                                                                                                                    <w:top w:val="none" w:sz="0" w:space="0" w:color="auto"/>
                                                                                                                                                                                                                                                                                                                                                                                                                                                                                    <w:left w:val="none" w:sz="0" w:space="0" w:color="auto"/>
                                                                                                                                                                                                                                                                                                                                                                                                                                                                                    <w:bottom w:val="none" w:sz="0" w:space="0" w:color="auto"/>
                                                                                                                                                                                                                                                                                                                                                                                                                                                                                    <w:right w:val="none" w:sz="0" w:space="0" w:color="auto"/>
                                                                                                                                                                                                                                                                                                                                                                                                                                                                                  </w:divBdr>
                                                                                                                                                                                                                                                                                                                                                                                                                                                                                  <w:divsChild>
                                                                                                                                                                                                                                                                                                                                                                                                                                                                                    <w:div w:id="1485391785">
                                                                                                                                                                                                                                                                                                                                                                                                                                                                                      <w:marLeft w:val="0"/>
                                                                                                                                                                                                                                                                                                                                                                                                                                                                                      <w:marRight w:val="0"/>
                                                                                                                                                                                                                                                                                                                                                                                                                                                                                      <w:marTop w:val="0"/>
                                                                                                                                                                                                                                                                                                                                                                                                                                                                                      <w:marBottom w:val="0"/>
                                                                                                                                                                                                                                                                                                                                                                                                                                                                                      <w:divBdr>
                                                                                                                                                                                                                                                                                                                                                                                                                                                                                        <w:top w:val="none" w:sz="0" w:space="0" w:color="auto"/>
                                                                                                                                                                                                                                                                                                                                                                                                                                                                                        <w:left w:val="none" w:sz="0" w:space="0" w:color="auto"/>
                                                                                                                                                                                                                                                                                                                                                                                                                                                                                        <w:bottom w:val="none" w:sz="0" w:space="0" w:color="auto"/>
                                                                                                                                                                                                                                                                                                                                                                                                                                                                                        <w:right w:val="none" w:sz="0" w:space="0" w:color="auto"/>
                                                                                                                                                                                                                                                                                                                                                                                                                                                                                      </w:divBdr>
                                                                                                                                                                                                                                                                                                                                                                                                                                                                                      <w:divsChild>
                                                                                                                                                                                                                                                                                                                                                                                                                                                                                        <w:div w:id="1528719334">
                                                                                                                                                                                                                                                                                                                                                                                                                                                                                          <w:marLeft w:val="0"/>
                                                                                                                                                                                                                                                                                                                                                                                                                                                                                          <w:marRight w:val="0"/>
                                                                                                                                                                                                                                                                                                                                                                                                                                                                                          <w:marTop w:val="0"/>
                                                                                                                                                                                                                                                                                                                                                                                                                                                                                          <w:marBottom w:val="0"/>
                                                                                                                                                                                                                                                                                                                                                                                                                                                                                          <w:divBdr>
                                                                                                                                                                                                                                                                                                                                                                                                                                                                                            <w:top w:val="none" w:sz="0" w:space="0" w:color="auto"/>
                                                                                                                                                                                                                                                                                                                                                                                                                                                                                            <w:left w:val="none" w:sz="0" w:space="0" w:color="auto"/>
                                                                                                                                                                                                                                                                                                                                                                                                                                                                                            <w:bottom w:val="none" w:sz="0" w:space="0" w:color="auto"/>
                                                                                                                                                                                                                                                                                                                                                                                                                                                                                            <w:right w:val="none" w:sz="0" w:space="0" w:color="auto"/>
                                                                                                                                                                                                                                                                                                                                                                                                                                                                                          </w:divBdr>
                                                                                                                                                                                                                                                                                                                                                                                                                                                                                          <w:divsChild>
                                                                                                                                                                                                                                                                                                                                                                                                                                                                                            <w:div w:id="53895466">
                                                                                                                                                                                                                                                                                                                                                                                                                                                                                              <w:marLeft w:val="0"/>
                                                                                                                                                                                                                                                                                                                                                                                                                                                                                              <w:marRight w:val="0"/>
                                                                                                                                                                                                                                                                                                                                                                                                                                                                                              <w:marTop w:val="0"/>
                                                                                                                                                                                                                                                                                                                                                                                                                                                                                              <w:marBottom w:val="0"/>
                                                                                                                                                                                                                                                                                                                                                                                                                                                                                              <w:divBdr>
                                                                                                                                                                                                                                                                                                                                                                                                                                                                                                <w:top w:val="none" w:sz="0" w:space="0" w:color="auto"/>
                                                                                                                                                                                                                                                                                                                                                                                                                                                                                                <w:left w:val="none" w:sz="0" w:space="0" w:color="auto"/>
                                                                                                                                                                                                                                                                                                                                                                                                                                                                                                <w:bottom w:val="none" w:sz="0" w:space="0" w:color="auto"/>
                                                                                                                                                                                                                                                                                                                                                                                                                                                                                                <w:right w:val="none" w:sz="0" w:space="0" w:color="auto"/>
                                                                                                                                                                                                                                                                                                                                                                                                                                                                                              </w:divBdr>
                                                                                                                                                                                                                                                                                                                                                                                                                                                                                              <w:divsChild>
                                                                                                                                                                                                                                                                                                                                                                                                                                                                                                <w:div w:id="1510294637">
                                                                                                                                                                                                                                                                                                                                                                                                                                                                                                  <w:marLeft w:val="0"/>
                                                                                                                                                                                                                                                                                                                                                                                                                                                                                                  <w:marRight w:val="0"/>
                                                                                                                                                                                                                                                                                                                                                                                                                                                                                                  <w:marTop w:val="0"/>
                                                                                                                                                                                                                                                                                                                                                                                                                                                                                                  <w:marBottom w:val="0"/>
                                                                                                                                                                                                                                                                                                                                                                                                                                                                                                  <w:divBdr>
                                                                                                                                                                                                                                                                                                                                                                                                                                                                                                    <w:top w:val="none" w:sz="0" w:space="0" w:color="auto"/>
                                                                                                                                                                                                                                                                                                                                                                                                                                                                                                    <w:left w:val="none" w:sz="0" w:space="0" w:color="auto"/>
                                                                                                                                                                                                                                                                                                                                                                                                                                                                                                    <w:bottom w:val="none" w:sz="0" w:space="0" w:color="auto"/>
                                                                                                                                                                                                                                                                                                                                                                                                                                                                                                    <w:right w:val="none" w:sz="0" w:space="0" w:color="auto"/>
                                                                                                                                                                                                                                                                                                                                                                                                                                                                                                  </w:divBdr>
                                                                                                                                                                                                                                                                                                                                                                                                                                                                                                  <w:divsChild>
                                                                                                                                                                                                                                                                                                                                                                                                                                                                                                    <w:div w:id="705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0028205">
      <w:bodyDiv w:val="1"/>
      <w:marLeft w:val="0"/>
      <w:marRight w:val="0"/>
      <w:marTop w:val="0"/>
      <w:marBottom w:val="0"/>
      <w:divBdr>
        <w:top w:val="none" w:sz="0" w:space="0" w:color="auto"/>
        <w:left w:val="none" w:sz="0" w:space="0" w:color="auto"/>
        <w:bottom w:val="none" w:sz="0" w:space="0" w:color="auto"/>
        <w:right w:val="none" w:sz="0" w:space="0" w:color="auto"/>
      </w:divBdr>
      <w:divsChild>
        <w:div w:id="475953280">
          <w:marLeft w:val="0"/>
          <w:marRight w:val="0"/>
          <w:marTop w:val="0"/>
          <w:marBottom w:val="0"/>
          <w:divBdr>
            <w:top w:val="none" w:sz="0" w:space="0" w:color="auto"/>
            <w:left w:val="none" w:sz="0" w:space="0" w:color="auto"/>
            <w:bottom w:val="none" w:sz="0" w:space="0" w:color="auto"/>
            <w:right w:val="none" w:sz="0" w:space="0" w:color="auto"/>
          </w:divBdr>
        </w:div>
        <w:div w:id="1369794969">
          <w:marLeft w:val="0"/>
          <w:marRight w:val="0"/>
          <w:marTop w:val="0"/>
          <w:marBottom w:val="0"/>
          <w:divBdr>
            <w:top w:val="none" w:sz="0" w:space="0" w:color="auto"/>
            <w:left w:val="none" w:sz="0" w:space="0" w:color="auto"/>
            <w:bottom w:val="none" w:sz="0" w:space="0" w:color="auto"/>
            <w:right w:val="none" w:sz="0" w:space="0" w:color="auto"/>
          </w:divBdr>
        </w:div>
        <w:div w:id="1969168408">
          <w:marLeft w:val="0"/>
          <w:marRight w:val="0"/>
          <w:marTop w:val="0"/>
          <w:marBottom w:val="0"/>
          <w:divBdr>
            <w:top w:val="none" w:sz="0" w:space="0" w:color="auto"/>
            <w:left w:val="none" w:sz="0" w:space="0" w:color="auto"/>
            <w:bottom w:val="none" w:sz="0" w:space="0" w:color="auto"/>
            <w:right w:val="none" w:sz="0" w:space="0" w:color="auto"/>
          </w:divBdr>
        </w:div>
      </w:divsChild>
    </w:div>
    <w:div w:id="906695321">
      <w:bodyDiv w:val="1"/>
      <w:marLeft w:val="0"/>
      <w:marRight w:val="0"/>
      <w:marTop w:val="0"/>
      <w:marBottom w:val="0"/>
      <w:divBdr>
        <w:top w:val="none" w:sz="0" w:space="0" w:color="auto"/>
        <w:left w:val="none" w:sz="0" w:space="0" w:color="auto"/>
        <w:bottom w:val="none" w:sz="0" w:space="0" w:color="auto"/>
        <w:right w:val="none" w:sz="0" w:space="0" w:color="auto"/>
      </w:divBdr>
    </w:div>
    <w:div w:id="146684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file:///C:\Users\tbiggs\AppData\Local\Microsoft\Windows\Temporary%20Internet%20Files\Content.Outlook\GIS\FagaaluWatershedDelineations.mxd" TargetMode="External"/><Relationship Id="rId18" Type="http://schemas.openxmlformats.org/officeDocument/2006/relationships/hyperlink" Target="http://en.wikipedia.org/wiki/Monotonic"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en.wikipedia.org/wiki/Correlation_and_dependence" TargetMode="Externa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en.wikipedia.org/wiki/Correlatio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lex\AppData\Roaming\GIS\maps\Nuuli%20and%20Fagaalu.mxd"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06E22-0EB6-4905-8439-13B8F90D9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4592</TotalTime>
  <Pages>1</Pages>
  <Words>37268</Words>
  <Characters>212434</Characters>
  <Application>Microsoft Office Word</Application>
  <DocSecurity>0</DocSecurity>
  <Lines>1770</Lines>
  <Paragraphs>498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23</cp:revision>
  <cp:lastPrinted>2014-05-02T19:16:00Z</cp:lastPrinted>
  <dcterms:created xsi:type="dcterms:W3CDTF">2014-05-19T19:16:00Z</dcterms:created>
  <dcterms:modified xsi:type="dcterms:W3CDTF">2014-08-04T22:33:00Z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