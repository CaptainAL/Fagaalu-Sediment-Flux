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DF0F1" w14:textId="2B6116D5" w:rsidR="00C85A05" w:rsidRDefault="00C85A05" w:rsidP="00F93F2D">
      <w:pPr>
        <w:pStyle w:val="Heading1"/>
        <w:tabs>
          <w:tab w:val="left" w:pos="0"/>
        </w:tabs>
      </w:pPr>
      <w:r>
        <w:t>TITLE:</w:t>
      </w:r>
    </w:p>
    <w:p w14:paraId="74EFDA47" w14:textId="77777777" w:rsidR="002007FF" w:rsidRDefault="00B51361" w:rsidP="00C85A05">
      <w:pPr>
        <w:pStyle w:val="Heading1"/>
      </w:pPr>
      <w:r w:rsidRPr="00F95DE1">
        <w:t>Contributions of human activities to suspended sediment yield during storm events from a steep, small, tropical watershed</w:t>
      </w:r>
    </w:p>
    <w:p w14:paraId="46B5B595" w14:textId="77777777" w:rsidR="00C85A05" w:rsidRDefault="00C85A05" w:rsidP="00C85A05"/>
    <w:p w14:paraId="4403E48E" w14:textId="2BF95378" w:rsidR="00C85A05" w:rsidRDefault="00C85A05" w:rsidP="00C85A05">
      <w:pPr>
        <w:pStyle w:val="Heading2"/>
        <w:jc w:val="center"/>
      </w:pPr>
      <w:r>
        <w:t>ABSTRACT</w:t>
      </w:r>
    </w:p>
    <w:p w14:paraId="1703FE3C" w14:textId="77777777" w:rsidR="00C85A05" w:rsidRPr="00C85A05" w:rsidRDefault="00C85A05" w:rsidP="00C85A05"/>
    <w:p w14:paraId="61FD2554" w14:textId="77777777" w:rsidR="00C85A05" w:rsidRPr="00C85A05" w:rsidRDefault="00C85A05" w:rsidP="00C85A05"/>
    <w:p w14:paraId="3095C4B0" w14:textId="77777777" w:rsidR="002007FF" w:rsidRPr="00676771" w:rsidRDefault="002007FF" w:rsidP="00C85A05">
      <w:pPr>
        <w:pStyle w:val="Heading2"/>
      </w:pPr>
      <w:r w:rsidRPr="00676771">
        <w:t>INTRODUCTION</w:t>
      </w:r>
    </w:p>
    <w:p w14:paraId="7CA7672E" w14:textId="2272AE89" w:rsidR="002007FF" w:rsidRPr="00676771" w:rsidRDefault="002007FF" w:rsidP="000622A9">
      <w:pPr>
        <w:spacing w:after="120" w:line="240" w:lineRule="auto"/>
        <w:ind w:firstLine="576"/>
      </w:pPr>
      <w:r w:rsidRPr="00676771">
        <w:t xml:space="preserve">Anthropogenic watershed disturbance by industry, agriculture, deforestation, roads, and urbanization alters the timing, composition, and mass of sediment loads to coral reefs, causing enhanced sediment stress on corals near the outlets of impacted watersheds </w:t>
      </w:r>
      <w:r w:rsidRPr="00676771">
        <w:fldChar w:fldCharType="begin" w:fldLock="1"/>
      </w:r>
      <w:r w:rsidR="00CE2BD5">
        <w:instrText>ADDIN CSL_CITATION { "citationItems" : [ { "id" : "ITEM-1", "itemData" : { "ISBN" : "0036-8075", "author" : [ { "dropping-particle" : "", "family" : "Syvitski", "given" : "J P M", "non-dropping-particle" : "", "parse-names" : false, "suffix" : "" }, { "dropping-particle" : "", "family" : "V\u00f6r\u00f6smarty", "given" : "C J", "non-dropping-particle" : "", "parse-names" : false, "suffix" : "" }, { "dropping-particle" : "", "family" : "Kettner", "given" : "A J", "non-dropping-particle" : "", "parse-names" : false, "suffix" : "" }, { "dropping-particle" : "", "family" : "Green", "given" : "P", "non-dropping-particle" : "", "parse-names" : false, "suffix" : "" } ], "container-title" : "Science", "id" : "ITEM-1", "issue" : "5720", "issued" : { "date-parts" : [ [ "2005" ] ] }, "page" : "376-380", "title" : "Impact of humans on the flux of terrestrial sediment to the global coastal ocean", "type" : "article-journal", "volume" : "308" }, "uris" : [ "http://www.mendeley.com/documents/?uuid=8ce93f26-b951-4188-9191-d6b46b5c7acd" ] }, { "id" : "ITEM-2", "itemData" : { "ISSN" : "0025-326X", "PMID" : "11693640", "abstract" : "Land-use changes and associated river discharges in coastal tropical regions present a global threat to coral reef environments. This study investigated the temporal variation in biological oxygen demand (BOD5) and suspended particulate matter (SPM) at the mouths of seven rivers on Okinawa Island (Japan) over 20 years. We report strong positive relationships between human population densities within river catchment areas and both average BOD5 concentration (r2 = 0.968; p &lt; 0.001) and SPM (r2 = 0.659; p &lt; 0.003) at the mouths of the rivers. At the reef adjacent to one river (Hija River, 50.2 km2 catchment area) we applied moving window analysis to assess an optimal sampling strategy for elucidating transitional boundaries in coral composition from the river mouth to a point where the effect of river discharge was minimal. The optimal window width for Okinawan rivers was five 1 m2 quadrats spaced over 5 m intervals. This sampling strategy clearly showed dissimilarity spikes in coral community composition up to 400 m from the Hija River mouth, beyond which no significant differences in coral composition were detected using analysis of similarities (ANOSIM). We developed a simple diffusion model linking the rivers' maximum discharge rate, and the average concentration of BOD5 and SPM with the spatial impact on the coral communities. The diffusion model can aid in predicting negative shifts in coral communities expected to result from detrimental land-use changes and is an important tool for monitoring coral reefs.", "author" : [ { "dropping-particle" : "", "family" : "West", "given" : "K", "non-dropping-particle" : "", "parse-names" : false, "suffix" : "" }, { "dropping-particle" : "", "family" : "Woesik", "given" : "R", "non-dropping-particle" : "van", "parse-names" : false, "suffix" : "" } ], "container-title" : "Marine pollution bulletin", "id" : "ITEM-2", "issue" : "10", "issued" : { "date-parts" : [ [ "2001", "10" ] ] }, "page" : "864-72", "title" : "Spatial and temporal variance of river discharge on Okinawa (Japan): inferring the temporal impact on adjacent coral reefs.", "type" : "article-journal", "volume" : "42" }, "uris" : [ "http://www.mendeley.com/documents/?uuid=94d4d11e-0d8f-4eae-86eb-526349c0a8d0" ] } ], "mendeley" : { "previouslyFormattedCitation" : "(Syvitski et al., 2005; West and van Woesik, 2001)" }, "properties" : { "noteIndex" : 0 }, "schema" : "https://github.com/citation-style-language/schema/raw/master/csl-citation.json" }</w:instrText>
      </w:r>
      <w:r w:rsidRPr="00676771">
        <w:fldChar w:fldCharType="separate"/>
      </w:r>
      <w:r w:rsidR="00F71E62" w:rsidRPr="00676771">
        <w:rPr>
          <w:noProof/>
        </w:rPr>
        <w:t>(Syvitski et al., 2005; West and van Woesik, 2001)</w:t>
      </w:r>
      <w:r w:rsidRPr="00676771">
        <w:fldChar w:fldCharType="end"/>
      </w:r>
      <w:r w:rsidRPr="00676771">
        <w:t>. Anthropogenic sediment di</w:t>
      </w:r>
      <w:r w:rsidR="00AE451A">
        <w:t xml:space="preserve">sturbance may be exacerbated on volcanic, </w:t>
      </w:r>
      <w:r w:rsidRPr="00676771">
        <w:t xml:space="preserve">tropical islands characterized by high rainfall, extreme weather events, steep slopes, erodible soils, and naturally dense vegetation, where land clearing alters the fraction of exposed soil much more than in regions with sparse vegetation. On Molokai, </w:t>
      </w:r>
      <w:r w:rsidRPr="00676771">
        <w:fldChar w:fldCharType="begin" w:fldLock="1"/>
      </w:r>
      <w:r w:rsidR="00CE2BD5">
        <w:instrText>ADDIN CSL_CITATION { "citationItems" : [ { "id" : "ITEM-1", "itemData" : { "abstract" : "Pollution from coastal watersheds threatens the ecology of the nearshore, including tropical reefs. Suspended sediment concentrations off the reefs of Molokai, Hawaii, chronically exceed a toxic 10 mg/L, threatening reef ecosystems. We hypothesize that historic conversion of hillslope processes from soil creep to overland flow increased both magnitude and frequency of erosion. To create a process sediment budget, we used surficial and ecological mapping, hillslope and stream gages, and novel sensors to locate, quantify and model the generation of fine sediments polluting the reef. Ecological and geomorphic mapping from LiDAR and multi-spectral imagery located overland flow areas with vegetation cover below a threshold preventing erosion. Here, feral goat grazing exposed volcanic soils whose low matrix hydraulic conductivities (1-25 mm/hour) promote Horton overland flow. We instrumented steep, barren hillslopes with soil moisture sensors, overland flow meters, Parshal flumes, ISCO sediment samplers, and a rain gage and conducted repeat Tripod LiDAR and infiltration tests. To characterize soil resistance to overland flow erosion, we used a Cohesive Strength Meter (CSM) to simulate water stress. At the 13.5 km 2 watershed mouth we used a USGS stream gage with an ISCO sediment sampler to estimate total load. Over 3 years, storms triggered overland flow during rainfall intensities above 10-15 mm/hr. Overland flow meters indicate such flows can be up to 3 cm deep, with a tendency to deepen downslope. CSM tests indicate that these depths are insufficient to erode soils where vegetation is dense, but far above threshold values of 2-3 mm for bare soils. Sediment ratings curves for both hillslope and downstream catchment gages show clock-wise hysteresis during the first intense storms in the fall, becoming linear later in the season. During fall storms, sediment concentration is often 10X higher at a given stage. Revised annual lowering rates from experimental hillslopes are 1.5 cm/a (erosion pins), 1.4 cm/a (suspended sediment) and 1.6 cm/a (repeat Tripod LiDAR). These rates are at least 100-fold greater than the long-term river lowering rate of 0.13 mm/a. A sediment budget constructed by extrapolating hillslope lowering rates to the portions of the catchments mapped as unvegetated overland flow predicts a total yearly flux of ~ 6500 t, in agreement with the measured total of ~6200 t. Decadal records illustrate that rainfall intensities sufficient to generate ov\u2026", "author" : [ { "dropping-particle" : "", "family" : "Stock", "given" : "J. D.", "non-dropping-particle" : "", "parse-names" : false, "suffix" : "" }, { "dropping-particle" : "", "family" : "Rosener", "given" : "M.", "non-dropping-particle" : "", "parse-names" : false, "suffix" : "" }, { "dropping-particle" : "", "family" : "Schmidt", "given" : "K. M.", "non-dropping-particle" : "", "parse-names" : false, "suffix" : "" }, { "dropping-particle" : "", "family" : "Hanshaw", "given" : "M. N.", "non-dropping-particle" : "", "parse-names" : false, "suffix" : "" }, { "dropping-particle" : "", "family" : "Brooks", "given" : "B. A.", "non-dropping-particle" : "", "parse-names" : false, "suffix" : "" }, { "dropping-particle" : "", "family" : "Tribble", "given" : "G.", "non-dropping-particle" : "", "parse-names" : false, "suffix" : "" }, { "dropping-particle" : "", "family" : "Jacobi", "given" : "J.", "non-dropping-particle" : "", "parse-names" : false, "suffix" : "" } ], "container-title" : "American Geophysical Union Fall Meeting", "id" : "ITEM-1", "issued" : { "date-parts" : [ [ "2010" ] ] }, "page" : "abstract#EP22A-01", "title" : "Sediment budget for a polluted Hawaiian reef using hillslope monitoring and process mapping", "type" : "paper-conference" }, "uris" : [ "http://www.mendeley.com/documents/?uuid=4378c49d-290f-4de2-b054-3c2ff8e4d978" ] } ], "mendeley" : { "manualFormatting" : "Stock et al. (2010)", "previouslyFormattedCitation" : "(Stock et al., 2010)" }, "properties" : { "noteIndex" : 0 }, "schema" : "https://github.com/citation-style-language/schema/raw/master/csl-citation.json" }</w:instrText>
      </w:r>
      <w:r w:rsidRPr="00676771">
        <w:fldChar w:fldCharType="separate"/>
      </w:r>
      <w:r w:rsidRPr="00676771">
        <w:rPr>
          <w:noProof/>
        </w:rPr>
        <w:t>Stock et al. (2010)</w:t>
      </w:r>
      <w:r w:rsidRPr="00676771">
        <w:fldChar w:fldCharType="end"/>
      </w:r>
      <w:r w:rsidRPr="00676771">
        <w:t xml:space="preserve"> found that less than 5% of the land produces most of the sediment, and of that 5%, only 1% produces ~50% of the sediment, concluding that management should focus on </w:t>
      </w:r>
      <w:r w:rsidR="00D619EC" w:rsidRPr="00676771">
        <w:t xml:space="preserve">identifying, quantifying, and mediating </w:t>
      </w:r>
      <w:r w:rsidRPr="00676771">
        <w:t xml:space="preserve">erosion hotspots </w:t>
      </w:r>
      <w:r w:rsidRPr="00676771">
        <w:fldChar w:fldCharType="begin" w:fldLock="1"/>
      </w:r>
      <w:r w:rsidR="00CE2BD5">
        <w:instrText>ADDIN CSL_CITATION { "citationItems" : [ { "id" : "ITEM-1", "itemData" : { "DOI" : "10.1016/j.cosust.2014.01.003", "ISSN" : "18773435", "author" : [ { "dropping-particle" : "", "family" : "Risk", "given" : "Michael J", "non-dropping-particle" : "", "parse-names" : false, "suffix" : "" } ], "container-title" : "Current Opinion in Environmental Sustainability", "id" : "ITEM-1", "issued" : { "date-parts" : [ [ "2014", "4" ] ] }, "page" : "108-117", "publisher" : "Elsevier B.V.", "title" : "Assessing the effects of sediments and nutrients on coral reefs", "type" : "article-journal", "volume" : "7" }, "uris" : [ "http://www.mendeley.com/documents/?uuid=6d838c59-39c0-49c0-9060-c7c5ae6170ba" ] } ], "mendeley" : { "previouslyFormattedCitation" : "(Risk, 2014)" }, "properties" : { "noteIndex" : 0 }, "schema" : "https://github.com/citation-style-language/schema/raw/master/csl-citation.json" }</w:instrText>
      </w:r>
      <w:r w:rsidRPr="00676771">
        <w:fldChar w:fldCharType="separate"/>
      </w:r>
      <w:r w:rsidRPr="00676771">
        <w:rPr>
          <w:noProof/>
        </w:rPr>
        <w:t>(Risk, 2014)</w:t>
      </w:r>
      <w:r w:rsidRPr="00676771">
        <w:fldChar w:fldCharType="end"/>
      </w:r>
      <w:r w:rsidRPr="00676771">
        <w:t xml:space="preserve">. However, knowledge of fluvial </w:t>
      </w:r>
      <w:r w:rsidR="00D619EC" w:rsidRPr="00676771">
        <w:t>suspended sediment yield (</w:t>
      </w:r>
      <w:r w:rsidRPr="00676771">
        <w:t>SSY</w:t>
      </w:r>
      <w:r w:rsidR="00D619EC" w:rsidRPr="00676771">
        <w:t>)</w:t>
      </w:r>
      <w:r w:rsidRPr="00676771">
        <w:t xml:space="preserve"> on most Pacific volcanic islands remains limited due to </w:t>
      </w:r>
      <w:r w:rsidR="005378A4" w:rsidRPr="00676771">
        <w:t>the challenges of</w:t>
      </w:r>
      <w:r w:rsidRPr="00676771">
        <w:t xml:space="preserve"> in situ monitoring, </w:t>
      </w:r>
      <w:r w:rsidR="00D619EC" w:rsidRPr="00676771">
        <w:t xml:space="preserve">and </w:t>
      </w:r>
      <w:r w:rsidRPr="00676771">
        <w:t xml:space="preserve">existing sediment yield models are not well-calibrated to the climatic, topographic, and geologic conditions found on steep, tropical islands (Calhoun </w:t>
      </w:r>
      <w:r w:rsidR="001545D7">
        <w:t xml:space="preserve">and Fletcher, 1999). Developing </w:t>
      </w:r>
      <w:r w:rsidRPr="00676771">
        <w:t xml:space="preserve">models that predict SSY from small, mountainous catchments is a significant contribution for local coral conservation, and can also further improve models applied at the regional scale </w:t>
      </w:r>
      <w:r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Pr="00676771">
        <w:fldChar w:fldCharType="separate"/>
      </w:r>
      <w:r w:rsidRPr="00676771">
        <w:rPr>
          <w:noProof/>
        </w:rPr>
        <w:t>(Duvert et al., 2012)</w:t>
      </w:r>
      <w:r w:rsidRPr="00676771">
        <w:fldChar w:fldCharType="end"/>
      </w:r>
      <w:r w:rsidRPr="00676771">
        <w:t xml:space="preserve">. </w:t>
      </w:r>
    </w:p>
    <w:p w14:paraId="3D2E4859" w14:textId="274A8F3F" w:rsidR="002007FF" w:rsidRPr="00676771" w:rsidRDefault="00F71E62" w:rsidP="000622A9">
      <w:pPr>
        <w:spacing w:after="120" w:line="240" w:lineRule="auto"/>
        <w:ind w:firstLine="576"/>
      </w:pPr>
      <w:r w:rsidRPr="00676771">
        <w:t xml:space="preserve">Traditional </w:t>
      </w:r>
      <w:r w:rsidR="005378A4" w:rsidRPr="00676771">
        <w:t>approaches to quantifying human impact on sediment yield, including comparis</w:t>
      </w:r>
      <w:r w:rsidRPr="00676771">
        <w:t xml:space="preserve">on of total annual yields </w:t>
      </w:r>
      <w:r w:rsidRPr="00676771">
        <w:fldChar w:fldCharType="begin" w:fldLock="1"/>
      </w:r>
      <w:r w:rsidR="00CE2BD5">
        <w:instrText>ADDIN CSL_CITATION { "citationItems" : [ { "id" : "ITEM-1", "itemData" : { "author" : [ { "dropping-particle" : "", "family" : "Fahey", "given" : "B.D.", "non-dropping-particle" : "", "parse-names" : false, "suffix" : "" }, { "dropping-particle" : "", "family" : "Marden", "given" : "M.", "non-dropping-particle" : "", "parse-names" : false, "suffix" : "" }, { "dropping-particle" : "", "family" : "Phillips", "given" : "C.J.", "non-dropping-particle" : "", "parse-names" : false, "suffix" : "" } ], "container-title" : "Journal of Hydrology (NZ)", "id" : "ITEM-1", "issue" : "1", "issued" : { "date-parts" : [ [ "2003" ] ] }, "title" : "Sediment yields from a forested and a pasture catchment, coastal Hawkes ba North Island New Zealand.pdf", "type" : "article-journal", "volume" : "41" }, "uris" : [ "http://www.mendeley.com/documents/?uuid=3171324e-44a1-4b3c-9404-ff8099105a7c" ] } ], "mendeley" : { "previouslyFormattedCitation" : "(Fahey et al., 2003)" }, "properties" : { "noteIndex" : 0 }, "schema" : "https://github.com/citation-style-language/schema/raw/master/csl-citation.json" }</w:instrText>
      </w:r>
      <w:r w:rsidRPr="00676771">
        <w:fldChar w:fldCharType="separate"/>
      </w:r>
      <w:r w:rsidRPr="00676771">
        <w:rPr>
          <w:noProof/>
        </w:rPr>
        <w:t>(Fahey et al., 2003)</w:t>
      </w:r>
      <w:r w:rsidRPr="00676771">
        <w:fldChar w:fldCharType="end"/>
      </w:r>
      <w:r w:rsidRPr="00676771">
        <w:t xml:space="preserve"> and </w:t>
      </w:r>
      <w:r w:rsidR="005378A4" w:rsidRPr="00676771">
        <w:t>sediment rating curves</w:t>
      </w:r>
      <w:r w:rsidRPr="00676771">
        <w:t xml:space="preserve"> </w:t>
      </w:r>
      <w:r w:rsidRPr="00676771">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"id" : "ITEM-2", "itemData" : { "author" : [ { "dropping-particle" : "", "family" : "Walling", "given" : "D E", "non-dropping-particle" : "", "parse-names" : false, "suffix" : "" } ], "container-title" : "Water Resources Research", "id" : "ITEM-2", "issue" : "3", "issued" : { "date-parts" : [ [ "1977" ] ] }, "page" : "531-538", "title" : "Assessing the accuracy of suspended sediment rating curves for a small basin", "type" : "article-journal", "volume" : "13" }, "uris" : [ "http://www.mendeley.com/documents/?uuid=0c98124a-a0e2-4520-90e7-28de9a4beb72" ] } ], "mendeley" : { "previouslyFormattedCitation" : "(Asselman, 2000; Walling, 1977)" }, "properties" : { "noteIndex" : 0 }, "schema" : "https://github.com/citation-style-language/schema/raw/master/csl-citation.json" }</w:instrText>
      </w:r>
      <w:r w:rsidRPr="00676771">
        <w:fldChar w:fldCharType="separate"/>
      </w:r>
      <w:r w:rsidRPr="00676771">
        <w:rPr>
          <w:noProof/>
        </w:rPr>
        <w:t>(Asselman, 2000; Walling, 1977)</w:t>
      </w:r>
      <w:r w:rsidRPr="00676771">
        <w:fldChar w:fldCharType="end"/>
      </w:r>
      <w:r w:rsidRPr="00676771">
        <w:t>, are complicated by interannual variability and hysteresis in the discharge-concentration relationship. As an alternative, r</w:t>
      </w:r>
      <w:r w:rsidR="005378A4" w:rsidRPr="00676771">
        <w:t>ecent</w:t>
      </w:r>
      <w:r w:rsidR="00EC5FAC" w:rsidRPr="00676771">
        <w:t xml:space="preserve"> studies </w:t>
      </w:r>
      <w:r w:rsidR="00EC5FAC"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 "properties" : { "noteIndex" : 0 }, "schema" : "https://github.com/citation-style-language/schema/raw/master/csl-citation.json" }</w:instrText>
      </w:r>
      <w:r w:rsidR="00EC5FAC" w:rsidRPr="00676771">
        <w:fldChar w:fldCharType="separate"/>
      </w:r>
      <w:r w:rsidRPr="00676771">
        <w:rPr>
          <w:noProof/>
        </w:rPr>
        <w:t>(Basher et al., 2011; Duvert et al., 2012)</w:t>
      </w:r>
      <w:r w:rsidR="00EC5FAC" w:rsidRPr="00676771">
        <w:fldChar w:fldCharType="end"/>
      </w:r>
      <w:r w:rsidR="00EC5FAC" w:rsidRPr="00676771">
        <w:t xml:space="preserve"> have compared SSY generated by storm events of the same magnitude to detect human impacts and develop empirical models. </w:t>
      </w:r>
      <w:r w:rsidR="002007FF" w:rsidRPr="00676771">
        <w:t>SSY generated by individual storm events (SSY</w:t>
      </w:r>
      <w:r w:rsidR="002007FF" w:rsidRPr="00676771">
        <w:rPr>
          <w:vertAlign w:val="subscript"/>
        </w:rPr>
        <w:t>EV</w:t>
      </w:r>
      <w:r w:rsidR="002007FF" w:rsidRPr="00676771">
        <w:t>) may correlate with various precipitation and discharge variables (“storm metrics”), including total precipitation, the Erosivity Index, total discharge, or maximum event discharge (Qmax), but the best correlation has consistently been found with Qmax. Qmax integrates the whole hydrological response of a watershed, making it a good predictor variable of SSY</w:t>
      </w:r>
      <w:r w:rsidR="002007FF" w:rsidRPr="00676771">
        <w:rPr>
          <w:vertAlign w:val="subscript"/>
        </w:rPr>
        <w:t>EV</w:t>
      </w:r>
      <w:r w:rsidR="002007FF" w:rsidRPr="00676771">
        <w:t xml:space="preserve"> in diverse environments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"Rankl", "given" : "James G.", "non-dropping-particle" : "", "parse-names" : false, "suffix" : "" } ], "id" : "ITEM-2",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"(Duvert et al., 2012; Rankl, 2004)" }, "properties" : { "noteIndex" : 0 }, "schema" : "https://github.com/citation-style-language/schema/raw/master/csl-citation.json" }</w:instrText>
      </w:r>
      <w:r w:rsidR="002007FF" w:rsidRPr="00676771">
        <w:fldChar w:fldCharType="separate"/>
      </w:r>
      <w:r w:rsidR="002007FF" w:rsidRPr="00676771">
        <w:rPr>
          <w:noProof/>
        </w:rPr>
        <w:t>(Duvert et al., 2012; Rankl, 2004)</w:t>
      </w:r>
      <w:r w:rsidR="002007FF" w:rsidRPr="00676771">
        <w:fldChar w:fldCharType="end"/>
      </w:r>
      <w:r w:rsidR="002007FF" w:rsidRPr="00676771">
        <w:t>. High correlation between SSY</w:t>
      </w:r>
      <w:r w:rsidR="002007FF" w:rsidRPr="00676771">
        <w:rPr>
          <w:vertAlign w:val="subscript"/>
        </w:rPr>
        <w:t>EV</w:t>
      </w:r>
      <w:r w:rsidR="002007FF" w:rsidRPr="00676771">
        <w:t xml:space="preserve"> and Qmax has been found in semi-arid, temperate, and sub-humid watersheds in Wyoming </w:t>
      </w:r>
      <w:r w:rsidR="002007FF" w:rsidRPr="00676771">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"previouslyFormattedCitation" : "(Rankl, 2004)" }, "properties" : { "noteIndex" : 0 }, "schema" : "https://github.com/citation-style-language/schema/raw/master/csl-citation.json" }</w:instrText>
      </w:r>
      <w:r w:rsidR="002007FF" w:rsidRPr="00676771">
        <w:fldChar w:fldCharType="separate"/>
      </w:r>
      <w:r w:rsidR="002007FF" w:rsidRPr="00676771">
        <w:rPr>
          <w:noProof/>
        </w:rPr>
        <w:t>(Rankl, 2004)</w:t>
      </w:r>
      <w:r w:rsidR="002007FF" w:rsidRPr="00676771">
        <w:fldChar w:fldCharType="end"/>
      </w:r>
      <w:r w:rsidR="002007FF" w:rsidRPr="00676771">
        <w:t xml:space="preserve">, Mexico, Italy, France </w:t>
      </w:r>
      <w:r w:rsidR="002007FF" w:rsidRPr="00676771">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rsidR="002007FF" w:rsidRPr="00676771">
        <w:fldChar w:fldCharType="separate"/>
      </w:r>
      <w:r w:rsidR="002007FF" w:rsidRPr="00676771">
        <w:rPr>
          <w:noProof/>
        </w:rPr>
        <w:t>(Duvert et al., 2012)</w:t>
      </w:r>
      <w:r w:rsidR="002007FF" w:rsidRPr="00676771">
        <w:fldChar w:fldCharType="end"/>
      </w:r>
      <w:r w:rsidR="002007FF" w:rsidRPr="00676771">
        <w:t xml:space="preserve">, and New Zealand </w:t>
      </w:r>
      <w:r w:rsidR="002007FF" w:rsidRPr="00676771">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"ITEM-2",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Hicks, 1990)" }, "properties" : { "noteIndex" : 0 }, "schema" : "https://github.com/citation-style-language/schema/raw/master/csl-citation.json" }</w:instrText>
      </w:r>
      <w:r w:rsidR="002007FF" w:rsidRPr="00676771">
        <w:fldChar w:fldCharType="separate"/>
      </w:r>
      <w:r w:rsidRPr="00676771">
        <w:rPr>
          <w:noProof/>
        </w:rPr>
        <w:t>(Basher et al., 2011; Hicks, 1990)</w:t>
      </w:r>
      <w:r w:rsidR="002007FF" w:rsidRPr="00676771">
        <w:fldChar w:fldCharType="end"/>
      </w:r>
      <w:r w:rsidR="002007FF" w:rsidRPr="00676771">
        <w:t xml:space="preserve">, but this approach has not been attempted for steep, tropical watersheds on volcanic islands.  </w:t>
      </w:r>
    </w:p>
    <w:p w14:paraId="339A42E4" w14:textId="03119EAE" w:rsidR="002007FF" w:rsidRPr="00676771" w:rsidRDefault="002007FF" w:rsidP="000622A9">
      <w:pPr>
        <w:spacing w:after="120" w:line="240" w:lineRule="auto"/>
        <w:ind w:firstLine="576"/>
      </w:pPr>
      <w:r w:rsidRPr="00676771">
        <w:t xml:space="preserve">The anthropogenic impact on SSY may vary by storm magnitude, as documented in Mediterranean climates </w:t>
      </w:r>
      <w:r w:rsidRPr="00676771">
        <w:fldChar w:fldCharType="begin" w:fldLock="1"/>
      </w:r>
      <w:r w:rsidR="00CE2BD5">
        <w:instrText>ADDIN CSL_CITATION { "citationItems" : [ { "id" : "ITEM-1", "itemData" : { "DOI" : "10.1016/j.landurbplan.2004.11.015", "ISSN" : "01692046", "author" : [ { "dropping-particle" : "", "family" : "White", "given" : "Michael D.", "non-dropping-particle" : "", "parse-names" : false, "suffix" : "" }, { "dropping-particle" : "", "family" : "Greer", "given" : "Keith a.", "non-dropping-particle" : "", "parse-names" : false, "suffix" : "" } ], "container-title" : "Landscape and Urban Planning", "id" : "ITEM-1", "issue" : "2", "issued" : { "date-parts" : [ [ "2006", "1" ] ] }, "page" : "125-138", "title" : "The effects of watershed urbanization on the stream hydrology and riparian vegetation of Los Pe\u00f1asquitos Creek, California", "type" : "article-journal", "volume" : "74" }, "uris" : [ "http://www.mendeley.com/documents/?uuid=cb33da40-fb81-4e95-955a-a8ca18e0e3b8" ] } ], "mendeley" : { "previouslyFormattedCitation" : "(White and Greer, 2006)" }, "properties" : { "noteIndex" : 0 }, "schema" : "https://github.com/citation-style-language/schema/raw/master/csl-citation.json" }</w:instrText>
      </w:r>
      <w:r w:rsidRPr="00676771">
        <w:fldChar w:fldCharType="separate"/>
      </w:r>
      <w:r w:rsidR="00F71E62" w:rsidRPr="00676771">
        <w:rPr>
          <w:noProof/>
        </w:rPr>
        <w:t>(White and Greer, 2006)</w:t>
      </w:r>
      <w:r w:rsidRPr="00676771">
        <w:fldChar w:fldCharType="end"/>
      </w:r>
      <w:r w:rsidRPr="00676771">
        <w:t xml:space="preserve"> and in Pacific Northwest forests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00F71E62" w:rsidRPr="00676771">
        <w:rPr>
          <w:noProof/>
        </w:rPr>
        <w:t>(Lewis et al., 2001)</w:t>
      </w:r>
      <w:r w:rsidRPr="00676771">
        <w:fldChar w:fldCharType="end"/>
      </w:r>
      <w:r w:rsidRPr="00676771">
        <w:t>. As storm magnitude increases, water</w:t>
      </w:r>
      <w:r w:rsidR="00EC5FAC" w:rsidRPr="00676771">
        <w:t xml:space="preserve"> yield</w:t>
      </w:r>
      <w:r w:rsidRPr="00676771">
        <w:t xml:space="preserve"> and/or SSY from natural areas may increase relative to human-disturbed areas, diminishing anthropogenic impact. While large storms account for most SSY in natural conditions, human-disturbed areas may show the most significant disturbance for smaller storms </w:t>
      </w:r>
      <w:r w:rsidRPr="00676771">
        <w:fldChar w:fldCharType="begin" w:fldLock="1"/>
      </w:r>
      <w:r w:rsidR="00CE2BD5">
        <w:instrText>ADDIN CSL_CITATION { "citationItems" : [ { "id" : "ITEM-1", "itemData" : { "author" : [ { "dropping-particle" : "", "family" : "Lewis", "given" : "Jack", "non-dropping-particle" : "", "parse-names" : false, "suffix" : "" }, { "dropping-particle" : "", "family" : "Mori", "given" : "Sylvia R", "non-dropping-particle" : "", "parse-names" : false, "suffix" : "" }, { "dropping-particle" : "", "family" : "Keppeler", "given" : "Elizabeth T", "non-dropping-particle" : "", "parse-names" : false, "suffix" : "" }, { "dropping-particle" : "", "family" : "Ziemer", "given" : "Robert R", "non-dropping-particle" : "", "parse-names" : false, "suffix" : "" } ], "container-title" : "Land Use and Watersheds: Human Influence on Hydrology and Geomorphology in Urban and Forest Areas", "id" : "ITEM-1", "issued" : { "date-parts" : [ [ "2001" ] ] }, "page" : "1-76", "title" : "Impacts of Logging on Storm Peak Flows , Flow Volumes and Suspended Sediment Loads in Caspar Creek, CA", "type" : "chapter" }, "uris" : [ "http://www.mendeley.com/documents/?uuid=cdb53f55-1575-457c-91aa-751a13a32016" ] } ], "mendeley" : { "previouslyFormattedCitation" : "(Lewis et al., 2001)" }, "properties" : { "noteIndex" : 0 }, "schema" : "https://github.com/citation-style-language/schema/raw/master/csl-citation.json" }</w:instrText>
      </w:r>
      <w:r w:rsidRPr="00676771">
        <w:fldChar w:fldCharType="separate"/>
      </w:r>
      <w:r w:rsidRPr="00676771">
        <w:rPr>
          <w:noProof/>
        </w:rPr>
        <w:t xml:space="preserve">(Lewis </w:t>
      </w:r>
      <w:r w:rsidRPr="00676771">
        <w:rPr>
          <w:noProof/>
        </w:rPr>
        <w:lastRenderedPageBreak/>
        <w:t>et al., 2001)</w:t>
      </w:r>
      <w:r w:rsidRPr="00676771">
        <w:fldChar w:fldCharType="end"/>
      </w:r>
      <w:r w:rsidRPr="00676771">
        <w:t xml:space="preserve">. It is hypothesized that the disturbance ratio (DR) is highest for small storms, when background SSY from the undisturbed forest is low and erodible sediment from disturbed surfaces in the lower watershed is the dominant source. For large storms, it is hypothesized mass movements and bank erosion contribute to naturally high SSY from the undisturbed upper watershed, reducing the DR for large events. </w:t>
      </w:r>
    </w:p>
    <w:p w14:paraId="40050663" w14:textId="1E0A99B1" w:rsidR="002007FF" w:rsidRPr="00676771" w:rsidRDefault="00E212BD" w:rsidP="00AA3B19">
      <w:pPr>
        <w:spacing w:after="120" w:line="240" w:lineRule="auto"/>
        <w:ind w:firstLine="360"/>
      </w:pPr>
      <w:r w:rsidRPr="00676771">
        <w:t xml:space="preserve">This study uses in situ measurements of precipitation, stream discharge, and suspended sediment concentration to quantify </w:t>
      </w:r>
      <w:r w:rsidR="00AA3B19" w:rsidRPr="00676771">
        <w:t xml:space="preserve">sediment yield from key areas of the watershed </w:t>
      </w:r>
      <w:r w:rsidRPr="00676771">
        <w:t xml:space="preserve">and </w:t>
      </w:r>
      <w:r w:rsidR="00AA3B19" w:rsidRPr="00676771">
        <w:t xml:space="preserve">develop an empirical </w:t>
      </w:r>
      <w:r w:rsidRPr="00676771">
        <w:t xml:space="preserve">model </w:t>
      </w:r>
      <w:r w:rsidR="00AA3B19" w:rsidRPr="00676771">
        <w:t xml:space="preserve">of </w:t>
      </w:r>
      <w:r w:rsidRPr="00676771">
        <w:t>storm-generated sediment yield</w:t>
      </w:r>
      <w:r w:rsidR="00AA3B19" w:rsidRPr="00676771">
        <w:t xml:space="preserve"> to a priority coral reef</w:t>
      </w:r>
      <w:r w:rsidRPr="00676771">
        <w:t>.</w:t>
      </w:r>
      <w:r w:rsidR="00AA3B19" w:rsidRPr="00676771">
        <w:t xml:space="preserve"> </w:t>
      </w:r>
      <w:r w:rsidR="000622A9" w:rsidRPr="00676771">
        <w:t>The</w:t>
      </w:r>
      <w:r w:rsidR="002007FF" w:rsidRPr="00676771">
        <w:t xml:space="preserve"> </w:t>
      </w:r>
      <w:r w:rsidR="00FF0539" w:rsidRPr="00676771">
        <w:t>questions addressed include:</w:t>
      </w:r>
      <w:r w:rsidR="002007FF" w:rsidRPr="00676771">
        <w:t xml:space="preserve"> How has human disturbance increased sediment loading to Faga’alu Bay? How do sediment contributions from human-disturbed areas and undisturbed areas vary with storm size? And </w:t>
      </w:r>
      <w:proofErr w:type="gramStart"/>
      <w:r w:rsidR="002007FF" w:rsidRPr="00676771">
        <w:t>Which</w:t>
      </w:r>
      <w:proofErr w:type="gramEnd"/>
      <w:r w:rsidR="002007FF" w:rsidRPr="00676771">
        <w:t xml:space="preserve"> is the best predictor of storm event suspended sediment yield (SSY</w:t>
      </w:r>
      <w:r w:rsidR="002007FF" w:rsidRPr="00676771">
        <w:rPr>
          <w:vertAlign w:val="subscript"/>
        </w:rPr>
        <w:t>EV</w:t>
      </w:r>
      <w:r w:rsidR="002007FF" w:rsidRPr="00676771">
        <w:t>): total precipitation, Erosivity Index, total discharge, or maximum event discharge?</w:t>
      </w:r>
    </w:p>
    <w:p w14:paraId="1BD2CA7A" w14:textId="77777777" w:rsidR="00FF0539" w:rsidRPr="00676771" w:rsidRDefault="00FF0539" w:rsidP="00C85A05">
      <w:pPr>
        <w:pStyle w:val="Heading2"/>
      </w:pPr>
      <w:r w:rsidRPr="00676771">
        <w:t>STUDY AREA</w:t>
      </w:r>
    </w:p>
    <w:p w14:paraId="59010A73" w14:textId="17FAC69B" w:rsidR="000622A9" w:rsidRPr="00676771" w:rsidRDefault="000622A9" w:rsidP="00C85A05">
      <w:pPr>
        <w:pStyle w:val="Heading3"/>
      </w:pPr>
      <w:r w:rsidRPr="00676771">
        <w:t>Climate</w:t>
      </w:r>
    </w:p>
    <w:p w14:paraId="031EEEF5" w14:textId="77777777"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Precipitation on Tutuila (14 ˚S, 170 ˚W) is caused by major storms including cyclones and tropical depressions, isolated thunderstorms, and orographic uplifting of trade-wind squalls over the high (300-600m), mountainous ridge that runs the length of the island. Unlike many other Pacific Islands, the mountainous ridge runs parallel to the predominant wind direction, and does not cause a significant windward/leeward rainfall gradient. There are two subtle rainfall seasons—a drier season, from June to September (32% of annual P) and a wetter season, from October to May (68% of annual P). During the wetter summer season the Inter-Tropical Convergence Zone (ITCZ) moves over the island, causing relatively light Northerly winds, higher temperatures, higher humidity, and higher rainfall. During the drier winter season, the island is influenced by the southeast Trades and relatively stronger, predominantly </w:t>
      </w:r>
      <w:proofErr w:type="gramStart"/>
      <w:r w:rsidRPr="00676771">
        <w:rPr>
          <w:rFonts w:asciiTheme="minorHAnsi" w:hAnsiTheme="minorHAnsi"/>
          <w:sz w:val="22"/>
        </w:rPr>
        <w:t>East</w:t>
      </w:r>
      <w:proofErr w:type="gramEnd"/>
      <w:r w:rsidRPr="00676771">
        <w:rPr>
          <w:rFonts w:asciiTheme="minorHAnsi" w:hAnsiTheme="minorHAnsi"/>
          <w:sz w:val="22"/>
        </w:rPr>
        <w:t xml:space="preserve"> to Southeast winds, lower temperatures, lower humidity and lower rainfall. </w:t>
      </w:r>
    </w:p>
    <w:p w14:paraId="2FB65C2A" w14:textId="1C1A3924" w:rsidR="000622A9" w:rsidRPr="00676771" w:rsidRDefault="000622A9" w:rsidP="000622A9">
      <w:pPr>
        <w:pStyle w:val="ListParagraph"/>
        <w:spacing w:after="120"/>
        <w:ind w:left="0" w:firstLine="720"/>
        <w:jc w:val="both"/>
        <w:rPr>
          <w:rFonts w:asciiTheme="minorHAnsi" w:hAnsiTheme="minorHAnsi"/>
          <w:sz w:val="22"/>
        </w:rPr>
      </w:pPr>
      <w:r w:rsidRPr="00676771">
        <w:rPr>
          <w:rFonts w:asciiTheme="minorHAnsi" w:hAnsiTheme="minorHAnsi"/>
          <w:sz w:val="22"/>
        </w:rPr>
        <w:t xml:space="preserve">Long-term rain gage records show a strong precipitation gradient with increasing elevation. Rainfall records from 1903-1973 show average precipitation is 6,350 mm at Matafao Mtn. (653m </w:t>
      </w:r>
      <w:proofErr w:type="spellStart"/>
      <w:r w:rsidRPr="00676771">
        <w:rPr>
          <w:rFonts w:asciiTheme="minorHAnsi" w:hAnsiTheme="minorHAnsi"/>
          <w:sz w:val="22"/>
        </w:rPr>
        <w:t>m.a.s.l</w:t>
      </w:r>
      <w:proofErr w:type="spellEnd"/>
      <w:r w:rsidRPr="00676771">
        <w:rPr>
          <w:rFonts w:asciiTheme="minorHAnsi" w:hAnsiTheme="minorHAnsi"/>
          <w:sz w:val="22"/>
        </w:rPr>
        <w:t xml:space="preserve">), 5,280mm at Matafao Reservoir (249m </w:t>
      </w:r>
      <w:proofErr w:type="spellStart"/>
      <w:r w:rsidRPr="00676771">
        <w:rPr>
          <w:rFonts w:asciiTheme="minorHAnsi" w:hAnsiTheme="minorHAnsi"/>
          <w:sz w:val="22"/>
        </w:rPr>
        <w:t>m.a.s.l</w:t>
      </w:r>
      <w:proofErr w:type="spellEnd"/>
      <w:r w:rsidRPr="00676771">
        <w:rPr>
          <w:rFonts w:asciiTheme="minorHAnsi" w:hAnsiTheme="minorHAnsi"/>
          <w:sz w:val="22"/>
        </w:rPr>
        <w:t xml:space="preserve">.) and about 3,800mm on the coastal plain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"id" : "ITEM-2", "itemData" : { "author" : [ { "dropping-particle" : "", "family" : "Dames &amp; Moore", "given" : "", "non-dropping-particle" : "", "parse-names" : false, "suffix" : "" } ], "id" : "ITEM-2",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"ITEM-3", "itemData" : { "ISBN" : "95-4185", "author" : [ { "dropping-particle" : "", "family" : "Wong", "given" : "M", "non-dropping-particle" : "", "parse-names" : false, "suffix" : "" } ], "editor" : [ { "dropping-particle" : "", "family" : "Survey", "given" : "U S Geological", "non-dropping-particle" : "", "parse-names" : false, "suffix" : "" } ], "id" : "ITEM-3", "issued" : { "date-parts" : [ [ "1996" ] ] }, "publisher" : "USGS", "publisher-place" : "Honolulu, HI", "title" : "Analysis of Streamflow Characteristics for Streams on the Island of Tutuila, American Samoa", "type" : "article" }, "uris" : [ "http://www.mendeley.com/documents/?uuid=fc91ec82-afdd-4759-8a08-1cfb798692d6" ] }, { "id" : "ITEM-4", "itemData" : { "author" : [ { "dropping-particle" : "", "family" : "Craig", "given" : "Peter", "non-dropping-particle" : "", "parse-names" : false, "suffix" : "" } ], "editor" : [ { "dropping-particle" : "", "family" : "Samoa", "given" : "National Park of American", "non-dropping-particle" : "", "parse-names" : false, "suffix" : "" } ], "id" : "ITEM-4",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Tonkin &amp; Taylor International Ltd., 1989;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 Dames &amp; Moore, 1981; Tonkin &amp; Taylor International Ltd., 1989; Wong, 1996)</w:t>
      </w:r>
      <w:r w:rsidRPr="00676771">
        <w:rPr>
          <w:rFonts w:asciiTheme="minorHAnsi" w:hAnsiTheme="minorHAnsi"/>
          <w:sz w:val="22"/>
        </w:rPr>
        <w:fldChar w:fldCharType="end"/>
      </w:r>
      <w:r w:rsidRPr="00676771">
        <w:rPr>
          <w:rFonts w:asciiTheme="minorHAnsi" w:hAnsiTheme="minorHAnsi"/>
          <w:sz w:val="22"/>
        </w:rPr>
        <w:t>(</w:t>
      </w:r>
      <w:r w:rsidRPr="00676771">
        <w:rPr>
          <w:rFonts w:asciiTheme="minorHAnsi" w:hAnsiTheme="minorHAnsi"/>
          <w:sz w:val="22"/>
        </w:rPr>
        <w:fldChar w:fldCharType="begin"/>
      </w:r>
      <w:r w:rsidRPr="00676771">
        <w:rPr>
          <w:rFonts w:asciiTheme="minorHAnsi" w:hAnsiTheme="minorHAnsi"/>
          <w:sz w:val="22"/>
        </w:rPr>
        <w:instrText xml:space="preserve"> REF _Ref383161432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Potential evapotranspiration follows the opposite trend, with annual mean PET varying from 890mm at high elevation to 1,150mm at sea level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"Izuka", "given" : "Scot K.", "non-dropping-particle" : "", "parse-names" : false, "suffix" : "" } ], "id" : "ITEM-1", "issued" : { "date-parts" : [ [ "2005" ] ] }, "title" : "Potential Evapotranspiration on Tutuila , American Samoa", "type" : "report" }, "uris" : [ "http://www.mendeley.com/documents/?uuid=fea43816-4daf-4918-b02b-20d28c08f668" ] } ], "mendeley" : { "previouslyFormattedCitation" : "(Izuka, 2005)"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(Izuka, 2005)</w:t>
      </w:r>
      <w:r w:rsidRPr="00676771">
        <w:rPr>
          <w:rFonts w:asciiTheme="minorHAnsi" w:hAnsiTheme="minorHAnsi"/>
          <w:sz w:val="22"/>
        </w:rPr>
        <w:fldChar w:fldCharType="end"/>
      </w:r>
      <w:r w:rsidRPr="00676771">
        <w:rPr>
          <w:rFonts w:asciiTheme="minorHAnsi" w:hAnsiTheme="minorHAnsi"/>
          <w:sz w:val="22"/>
        </w:rPr>
        <w:t>. Precipitation varies orographically from an average 6,350mm/</w:t>
      </w:r>
      <w:proofErr w:type="spellStart"/>
      <w:r w:rsidRPr="00676771">
        <w:rPr>
          <w:rFonts w:asciiTheme="minorHAnsi" w:hAnsiTheme="minorHAnsi"/>
          <w:sz w:val="22"/>
        </w:rPr>
        <w:t>yr</w:t>
      </w:r>
      <w:proofErr w:type="spellEnd"/>
      <w:r w:rsidRPr="00676771">
        <w:rPr>
          <w:rFonts w:asciiTheme="minorHAnsi" w:hAnsiTheme="minorHAnsi"/>
          <w:sz w:val="22"/>
        </w:rPr>
        <w:t xml:space="preserve"> at high elevation to 2,380mm/</w:t>
      </w:r>
      <w:proofErr w:type="spellStart"/>
      <w:r w:rsidRPr="00676771">
        <w:rPr>
          <w:rFonts w:asciiTheme="minorHAnsi" w:hAnsiTheme="minorHAnsi"/>
          <w:sz w:val="22"/>
        </w:rPr>
        <w:t>yr</w:t>
      </w:r>
      <w:proofErr w:type="spellEnd"/>
      <w:r w:rsidRPr="00676771">
        <w:rPr>
          <w:rFonts w:asciiTheme="minorHAnsi" w:hAnsiTheme="minorHAnsi"/>
          <w:sz w:val="22"/>
        </w:rPr>
        <w:t xml:space="preserve"> at the shoreline, averaging 3,800mm/</w:t>
      </w:r>
      <w:proofErr w:type="spellStart"/>
      <w:r w:rsidRPr="00676771">
        <w:rPr>
          <w:rFonts w:asciiTheme="minorHAnsi" w:hAnsiTheme="minorHAnsi"/>
          <w:sz w:val="22"/>
        </w:rPr>
        <w:t>yr</w:t>
      </w:r>
      <w:proofErr w:type="spellEnd"/>
      <w:r w:rsidRPr="00676771">
        <w:rPr>
          <w:rFonts w:asciiTheme="minorHAnsi" w:hAnsiTheme="minorHAnsi"/>
          <w:sz w:val="22"/>
        </w:rPr>
        <w:t xml:space="preserve"> over the island</w:t>
      </w:r>
      <w:commentRangeStart w:id="0"/>
      <w:r w:rsidRPr="00676771">
        <w:rPr>
          <w:rStyle w:val="CommentReference"/>
          <w:rFonts w:asciiTheme="minorHAnsi" w:hAnsiTheme="minorHAnsi"/>
          <w:sz w:val="22"/>
          <w:szCs w:val="22"/>
        </w:rPr>
        <w:commentReference w:id="1"/>
      </w:r>
      <w:commentRangeEnd w:id="0"/>
      <w:r w:rsidRPr="00676771">
        <w:rPr>
          <w:rFonts w:asciiTheme="minorHAnsi" w:hAnsiTheme="minorHAnsi"/>
          <w:sz w:val="22"/>
        </w:rPr>
        <w:t xml:space="preserve"> </w:t>
      </w:r>
      <w:r w:rsidRPr="00676771">
        <w:rPr>
          <w:rStyle w:val="CommentReference"/>
          <w:rFonts w:asciiTheme="minorHAnsi" w:hAnsiTheme="minorHAnsi"/>
          <w:sz w:val="22"/>
          <w:szCs w:val="22"/>
        </w:rPr>
        <w:commentReference w:id="0"/>
      </w:r>
      <w:r w:rsidRPr="00676771">
        <w:rPr>
          <w:rFonts w:asciiTheme="minorHAnsi" w:hAnsiTheme="minorHAnsi"/>
          <w:sz w:val="22"/>
        </w:rPr>
        <w:t xml:space="preserve">from 1903 to 1973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"Eyre", "given" : "Paul R", "non-dropping-particle" : "", "parse-names" : false, "suffix" : "" } ], "id" : "ITEM-1", "issued" : { "date-parts" : [ [ "1994" ] ] }, "publisher-place" : "Honolulu, HI", "title" : "Ground-water quality reconnaissance, Tutuila, American Samoa", "type" : "report" }, "uris" : [ "http://www.mendeley.com/documents/?uuid=16d485d9-02aa-445b-b7f3-8c6ba8a16a26" ] } ], "mendeley" : { "previouslyFormattedCitation" : "(Eyre, 1994)"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(Eyre, 1994)</w:t>
      </w:r>
      <w:r w:rsidRPr="00676771">
        <w:rPr>
          <w:rFonts w:asciiTheme="minorHAnsi" w:hAnsiTheme="minorHAnsi"/>
          <w:sz w:val="22"/>
        </w:rPr>
        <w:fldChar w:fldCharType="end"/>
      </w:r>
      <w:r w:rsidRPr="00676771">
        <w:rPr>
          <w:rFonts w:asciiTheme="minorHAnsi" w:hAnsiTheme="minorHAnsi"/>
          <w:sz w:val="22"/>
        </w:rPr>
        <w:fldChar w:fldCharType="begin"/>
      </w:r>
      <w:r w:rsidRPr="00676771">
        <w:rPr>
          <w:rFonts w:asciiTheme="minorHAnsi" w:hAnsiTheme="minorHAnsi"/>
          <w:sz w:val="22"/>
        </w:rPr>
        <w:instrText xml:space="preserve"> REF _Ref383161755 \h  \* MERGEFORMAT </w:instrText>
      </w:r>
      <w:r w:rsidRPr="00676771">
        <w:rPr>
          <w:rFonts w:asciiTheme="minorHAnsi" w:hAnsiTheme="minorHAnsi"/>
          <w:sz w:val="22"/>
        </w:rPr>
      </w:r>
      <w:r w:rsidRPr="00676771">
        <w:rPr>
          <w:rFonts w:asciiTheme="minorHAnsi" w:hAnsiTheme="minorHAnsi"/>
          <w:sz w:val="22"/>
        </w:rPr>
        <w:fldChar w:fldCharType="end"/>
      </w:r>
      <w:r w:rsidRPr="00676771">
        <w:rPr>
          <w:rFonts w:asciiTheme="minorHAnsi" w:hAnsiTheme="minorHAnsi"/>
          <w:sz w:val="22"/>
        </w:rPr>
        <w:t xml:space="preserve">. Tropical cyclones are erratic but recently have occurred on average every 1–13 years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"previouslyFormattedCitation" : "(Craig, 2009)"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(Craig, 2009)</w:t>
      </w:r>
      <w:r w:rsidRPr="00676771">
        <w:rPr>
          <w:rFonts w:asciiTheme="minorHAnsi" w:hAnsiTheme="minorHAnsi"/>
          <w:sz w:val="22"/>
        </w:rPr>
        <w:fldChar w:fldCharType="end"/>
      </w:r>
      <w:r w:rsidRPr="00676771">
        <w:rPr>
          <w:rFonts w:asciiTheme="minorHAnsi" w:hAnsiTheme="minorHAnsi"/>
          <w:sz w:val="22"/>
        </w:rPr>
        <w:t xml:space="preserve"> and bring intense rainfall, flooding, landslides, and high sediment loading events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"mendeley" : { "previouslyFormattedCitation" : "(Buchanan-Banks, 1979)"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(Buchanan-Banks, 1979)</w:t>
      </w:r>
      <w:r w:rsidRPr="00676771">
        <w:rPr>
          <w:rFonts w:asciiTheme="minorHAnsi" w:hAnsiTheme="minorHAnsi"/>
          <w:sz w:val="22"/>
        </w:rPr>
        <w:fldChar w:fldCharType="end"/>
      </w:r>
      <w:r w:rsidRPr="00676771">
        <w:rPr>
          <w:rFonts w:asciiTheme="minorHAnsi" w:hAnsiTheme="minorHAnsi"/>
          <w:sz w:val="22"/>
        </w:rPr>
        <w:t xml:space="preserve">. Analysis of 212 peak discharges at 11 continuous-record gaging sites up  </w:t>
      </w:r>
      <w:r w:rsidRPr="00676771">
        <w:rPr>
          <w:rStyle w:val="CommentReference"/>
          <w:rFonts w:asciiTheme="minorHAnsi" w:hAnsiTheme="minorHAnsi"/>
          <w:sz w:val="22"/>
          <w:szCs w:val="22"/>
        </w:rPr>
        <w:commentReference w:id="2"/>
      </w:r>
      <w:r w:rsidRPr="00676771">
        <w:rPr>
          <w:rStyle w:val="CommentReference"/>
          <w:rFonts w:asciiTheme="minorHAnsi" w:hAnsiTheme="minorHAnsi"/>
          <w:sz w:val="22"/>
          <w:szCs w:val="22"/>
        </w:rPr>
        <w:commentReference w:id="3"/>
      </w:r>
      <w:r w:rsidRPr="00676771">
        <w:rPr>
          <w:rFonts w:asciiTheme="minorHAnsi" w:hAnsiTheme="minorHAnsi"/>
          <w:sz w:val="22"/>
        </w:rPr>
        <w:t xml:space="preserve">to 1990 showed 65.5% of annual peak flows occurred during the wet season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"ISBN" : "95-4185", "author" : [ { "dropping-particle" : "", "family" : "Wong", "given" : "M", "non-dropping-particle" : "", "parse-names" : false, "suffix" : "" } ], "editor" : [ { "dropping-particle" : "", "family" : "Survey", "given" : "U S Geological", "non-dropping-particle" : "", "parse-names" : false, "suffix" : "" } ], "id" : "ITEM-1", "issued" : { "date-parts" : [ [ "1996" ] ] }, "publisher" : "USGS", "publisher-place" : "Honolulu, HI", "title" : "Analysis of Streamflow Characteristics for Streams on the Island of Tutuila, American Samoa", "type" : "article" }, "uris" : [ "http://www.mendeley.com/documents/?uuid=fc91ec82-afdd-4759-8a08-1cfb798692d6" ] } ], "mendeley" : { "previouslyFormattedCitation" : "(Wong, 1996)"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(Wong, 1996)</w:t>
      </w:r>
      <w:r w:rsidRPr="00676771">
        <w:rPr>
          <w:rFonts w:asciiTheme="minorHAnsi" w:hAnsiTheme="minorHAnsi"/>
          <w:sz w:val="22"/>
        </w:rPr>
        <w:fldChar w:fldCharType="end"/>
      </w:r>
      <w:r w:rsidRPr="00676771">
        <w:rPr>
          <w:rFonts w:asciiTheme="minorHAnsi" w:hAnsiTheme="minorHAnsi"/>
          <w:sz w:val="22"/>
        </w:rPr>
        <w:t xml:space="preserve">. When controlling for drainage area, </w:t>
      </w:r>
      <w:r w:rsidRPr="00676771">
        <w:rPr>
          <w:rStyle w:val="CommentReference"/>
          <w:rFonts w:asciiTheme="minorHAnsi" w:hAnsiTheme="minorHAnsi"/>
          <w:sz w:val="22"/>
          <w:szCs w:val="22"/>
        </w:rPr>
        <w:commentReference w:id="4"/>
      </w:r>
      <w:r w:rsidRPr="00676771">
        <w:rPr>
          <w:rStyle w:val="CommentReference"/>
          <w:rFonts w:asciiTheme="minorHAnsi" w:hAnsiTheme="minorHAnsi"/>
          <w:sz w:val="22"/>
          <w:szCs w:val="22"/>
        </w:rPr>
        <w:commentReference w:id="5"/>
      </w:r>
      <w:r w:rsidRPr="00676771">
        <w:rPr>
          <w:rFonts w:asciiTheme="minorHAnsi" w:hAnsiTheme="minorHAnsi"/>
          <w:sz w:val="22"/>
        </w:rPr>
        <w:t xml:space="preserve">average annual specific discharge shows little spatial variation across the island, irrespective of location or orientation </w:t>
      </w:r>
      <w:r w:rsidRPr="00676771">
        <w:rPr>
          <w:rFonts w:asciiTheme="minorHAnsi" w:hAnsiTheme="minorHAnsi"/>
          <w:sz w:val="22"/>
        </w:rPr>
        <w:fldChar w:fldCharType="begin" w:fldLock="1"/>
      </w:r>
      <w:r w:rsidR="00CE2BD5">
        <w:rPr>
          <w:rFonts w:asciiTheme="minorHAnsi" w:hAnsiTheme="minorHAnsi"/>
          <w:sz w:val="22"/>
        </w:rPr>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"mendeley" : { "previouslyFormattedCitation" : "(Dames &amp; Moore, 1981)" }, "properties" : { "noteIndex" : 0 }, "schema" : "https://github.com/citation-style-language/schema/raw/master/csl-citation.json" }</w:instrText>
      </w:r>
      <w:r w:rsidRPr="00676771">
        <w:rPr>
          <w:rFonts w:asciiTheme="minorHAnsi" w:hAnsiTheme="minorHAnsi"/>
          <w:sz w:val="22"/>
        </w:rPr>
        <w:fldChar w:fldCharType="separate"/>
      </w:r>
      <w:r w:rsidRPr="00676771">
        <w:rPr>
          <w:rFonts w:asciiTheme="minorHAnsi" w:hAnsiTheme="minorHAnsi"/>
          <w:noProof/>
          <w:sz w:val="22"/>
        </w:rPr>
        <w:t>(Dames &amp; Moore, 1981)</w:t>
      </w:r>
      <w:r w:rsidRPr="00676771">
        <w:rPr>
          <w:rFonts w:asciiTheme="minorHAnsi" w:hAnsiTheme="minorHAnsi"/>
          <w:sz w:val="22"/>
        </w:rPr>
        <w:fldChar w:fldCharType="end"/>
      </w:r>
      <w:r w:rsidRPr="00676771">
        <w:rPr>
          <w:rFonts w:asciiTheme="minorHAnsi" w:hAnsiTheme="minorHAnsi"/>
          <w:sz w:val="22"/>
        </w:rPr>
        <w:t xml:space="preserve">. </w:t>
      </w:r>
    </w:p>
    <w:p w14:paraId="0C599A87" w14:textId="77777777" w:rsidR="00AD2E0C" w:rsidRDefault="00AD2E0C" w:rsidP="00C85A05">
      <w:pPr>
        <w:pStyle w:val="Heading3"/>
      </w:pPr>
      <w:r w:rsidRPr="00676771">
        <w:t>Land Use</w:t>
      </w:r>
    </w:p>
    <w:p w14:paraId="5066D1CF" w14:textId="161126D2" w:rsidR="00C82448" w:rsidRPr="00676771" w:rsidRDefault="00FF0539" w:rsidP="00C82448">
      <w:pPr>
        <w:pStyle w:val="NoSpacing"/>
        <w:spacing w:after="120"/>
        <w:ind w:firstLine="720"/>
        <w:jc w:val="both"/>
      </w:pPr>
      <w:r w:rsidRPr="00676771">
        <w:t>Faga’alu</w:t>
      </w:r>
      <w:r w:rsidR="00AD2E0C">
        <w:t xml:space="preserve"> watershed</w:t>
      </w:r>
      <w:r w:rsidRPr="00676771">
        <w:t xml:space="preserve"> (1.86 km</w:t>
      </w:r>
      <w:r w:rsidRPr="00676771">
        <w:rPr>
          <w:vertAlign w:val="superscript"/>
        </w:rPr>
        <w:t>2</w:t>
      </w:r>
      <w:r w:rsidRPr="00676771">
        <w:t>)</w:t>
      </w:r>
      <w:r w:rsidR="00AD2E0C">
        <w:t xml:space="preserve"> is</w:t>
      </w:r>
      <w:r w:rsidRPr="00676771">
        <w:t xml:space="preserve"> characterized by large areas of undisturbed, steeply sloping, heavily forested hillsides in the upper watershed, and similarly steep topography with relatively small flat areas that are urbanized or densely settled in the lower watershed (</w:t>
      </w:r>
      <w:r w:rsidRPr="00676771">
        <w:fldChar w:fldCharType="begin"/>
      </w:r>
      <w:r w:rsidRPr="00676771">
        <w:instrText xml:space="preserve"> REF _Ref383161294 \h  \* MERGEFORMAT </w:instrText>
      </w:r>
      <w:r w:rsidRPr="00676771">
        <w:fldChar w:fldCharType="separate"/>
      </w:r>
      <w:r w:rsidRPr="00676771">
        <w:t xml:space="preserve">Figure </w:t>
      </w:r>
      <w:r w:rsidRPr="00676771">
        <w:rPr>
          <w:noProof/>
        </w:rPr>
        <w:t>1</w:t>
      </w:r>
      <w:r w:rsidRPr="00676771">
        <w:fldChar w:fldCharType="end"/>
      </w:r>
      <w:r w:rsidRPr="00676771">
        <w:t>). This settlement pattern is typical for volcanic islands with steep topography</w:t>
      </w:r>
      <w:r w:rsidR="00AD2E0C">
        <w:t xml:space="preserve"> in the south Pacific. M</w:t>
      </w:r>
      <w:r w:rsidRPr="00676771">
        <w:t xml:space="preserve">onitoring efforts focused on Faga’alu, which discharges to a sediment-impacted reef </w:t>
      </w:r>
      <w:r w:rsidRPr="00676771">
        <w:fldChar w:fldCharType="begin" w:fldLock="1"/>
      </w:r>
      <w:r w:rsidR="00CE2BD5">
        <w:instrText>ADDIN CSL_CITATION { "citationItems" : [ { "id" : "ITEM-1", "itemData" : { "author" : [ { "dropping-particle" : "", "family" : "Aeby", "given" : "Greta", "non-dropping-particle" : "", "parse-names" : false, "suffix" : "" }, { "dropping-particle" : "", "family" : "Aletto", "given" : "Susan Cooper", "non-dropping-particle" : "", "parse-names" : false, "suffix" : "" }, { "dropping-particle" : "", "family" : "Anderson", "given" : "Paul", "non-dropping-particle" : "", "parse-names" : false, "suffix" : "" }, { "dropping-particle" : "", "family" : "Carroll", "given" : "Benjamin P.", "non-dropping-particle" : "", "parse-names" : false, "suffix" : "" }, { "dropping-particle" : "", "family" : "DiDonato", "given" : "Eva M", "non-dropping-particle" : "", "parse-names" : false, "suffix" : "" }, { "dropping-particle" : "", "family" : "DiDonato", "given" : "Guy T", "non-dropping-particle" : "", "parse-names" : false, "suffix" : "" }, { "dropping-particle" : "", "family" : "Farmer", "given" : "Virginia", "non-dropping-particle" : "", "parse-names" : false, "suffix" : "" }, { "dropping-particle" : "", "family" : "Fenner", "given" : "Douglas", "non-dropping-particle" : "", "parse-names" : false, "suffix" : "" }, { "dropping-particle" : "", "family" : "Gove", "given" : "Jameson", "non-dropping-particle" : "", "parse-names" : false, "suffix" : "" }, { "dropping-particle" : "", "family" : "Gulick", "given" : "Sharon", "non-dropping-particle" : "", "parse-names" : false, "suffix" : "" } ], "id" : "ITEM-1", "issued" : { "date-parts" : [ [ "2006" ] ] }, "title" : "The State of Coral Reef Ecosystems of American Samoa", "type" : "article-journal" }, "uris" : [ "http://www.mendeley.com/documents/?uuid=94296330-dbab-4e5e-85c4-8ff1e40a88f5" ] } ], "mendeley" : { "previouslyFormattedCitation" : "(Aeby et al., 2006)" }, "properties" : { "noteIndex" : 0 }, "schema" : "https://github.com/citation-style-language/schema/raw/master/csl-citation.json" }</w:instrText>
      </w:r>
      <w:r w:rsidRPr="00676771">
        <w:fldChar w:fldCharType="separate"/>
      </w:r>
      <w:r w:rsidRPr="00676771">
        <w:rPr>
          <w:noProof/>
        </w:rPr>
        <w:t>(Aeby et al., 2006)</w:t>
      </w:r>
      <w:r w:rsidRPr="00676771">
        <w:fldChar w:fldCharType="end"/>
      </w:r>
      <w:r w:rsidR="00AD2E0C">
        <w:t>, and</w:t>
      </w:r>
      <w:r w:rsidRPr="00676771">
        <w:t xml:space="preserve"> includes two unique features not found in “typical” watersheds in American Samoa: 1) an open aggregate quarry, and 2) a large impervious area associated with a hospital. </w:t>
      </w:r>
      <w:r w:rsidR="00C82448" w:rsidRPr="00676771">
        <w:t xml:space="preserve">Three water impoundment structures were built in the upper Faga’alu watershed for drinking water supply and hydropower but only the highest, Matafao </w:t>
      </w:r>
      <w:r w:rsidR="00C82448" w:rsidRPr="00676771">
        <w:lastRenderedPageBreak/>
        <w:t xml:space="preserve">Reservoir, was ever connected to the municipal water system </w:t>
      </w:r>
      <w:r w:rsidR="00C82448">
        <w:t>and</w:t>
      </w:r>
      <w:r w:rsidR="00C82448" w:rsidRPr="00676771">
        <w:t xml:space="preserve"> has since fallen out of use </w:t>
      </w:r>
      <w:r w:rsidR="00C82448" w:rsidRPr="00676771">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rsidR="00C82448" w:rsidRPr="00676771">
        <w:fldChar w:fldCharType="separate"/>
      </w:r>
      <w:r w:rsidR="00C82448" w:rsidRPr="00676771">
        <w:rPr>
          <w:noProof/>
        </w:rPr>
        <w:t>(Tonkin &amp; Taylor International Ltd., 1989)</w:t>
      </w:r>
      <w:r w:rsidR="00C82448" w:rsidRPr="00676771">
        <w:fldChar w:fldCharType="end"/>
      </w:r>
      <w:r w:rsidR="00C82448" w:rsidRPr="00676771">
        <w:t xml:space="preserve">. </w:t>
      </w:r>
    </w:p>
    <w:p w14:paraId="00AE5AE1" w14:textId="62BAF7F1" w:rsidR="00FF0539" w:rsidRDefault="00FF0539" w:rsidP="00AD2E0C">
      <w:pPr>
        <w:spacing w:after="120" w:line="240" w:lineRule="auto"/>
        <w:ind w:firstLine="360"/>
      </w:pPr>
    </w:p>
    <w:p w14:paraId="3231E316" w14:textId="77777777" w:rsidR="00C82448" w:rsidRPr="00676771" w:rsidRDefault="00C82448" w:rsidP="00C82448">
      <w:pPr>
        <w:keepNext/>
      </w:pPr>
      <w:commentRangeStart w:id="6"/>
      <w:r w:rsidRPr="00676771">
        <w:rPr>
          <w:noProof/>
        </w:rPr>
        <w:drawing>
          <wp:inline distT="0" distB="0" distL="0" distR="0" wp14:anchorId="6E422075" wp14:editId="25CC8E5E">
            <wp:extent cx="4709160" cy="3163824"/>
            <wp:effectExtent l="0" t="0" r="0" b="0"/>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uuli_and_Fagaalu.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160" cy="3163824"/>
                    </a:xfrm>
                    <a:prstGeom prst="rect">
                      <a:avLst/>
                    </a:prstGeom>
                  </pic:spPr>
                </pic:pic>
              </a:graphicData>
            </a:graphic>
          </wp:inline>
        </w:drawing>
      </w:r>
      <w:commentRangeEnd w:id="6"/>
      <w:r w:rsidR="00AE451A">
        <w:rPr>
          <w:rStyle w:val="CommentReference"/>
        </w:rPr>
        <w:commentReference w:id="6"/>
      </w:r>
    </w:p>
    <w:p w14:paraId="3EE18F45" w14:textId="77777777" w:rsidR="00C82448" w:rsidRPr="00676771" w:rsidRDefault="00C82448" w:rsidP="00C82448">
      <w:pPr>
        <w:pStyle w:val="Caption"/>
        <w:rPr>
          <w:i w:val="0"/>
          <w:iCs w:val="0"/>
        </w:rPr>
      </w:pPr>
      <w:bookmarkStart w:id="7" w:name="_Ref383161294"/>
      <w:bookmarkStart w:id="8" w:name="_Ref383161271"/>
      <w:bookmarkStart w:id="9" w:name="_Ref392743604"/>
      <w:r w:rsidRPr="00676771">
        <w:t xml:space="preserve">Figure </w:t>
      </w:r>
      <w:fldSimple w:instr=" SEQ Figure \* ARABIC ">
        <w:r w:rsidR="009C5404">
          <w:rPr>
            <w:noProof/>
          </w:rPr>
          <w:t>1</w:t>
        </w:r>
      </w:fldSimple>
      <w:bookmarkEnd w:id="7"/>
      <w:r w:rsidRPr="00676771">
        <w:t xml:space="preserve"> Faga'alu and Nu'uuli watersheds showing upper (undisturbed) and lower (human-disturbed) subwatersheds. </w:t>
      </w:r>
      <w:bookmarkEnd w:id="8"/>
      <w:bookmarkEnd w:id="9"/>
    </w:p>
    <w:p w14:paraId="3682A7E6" w14:textId="557FB26D" w:rsidR="00FF0539" w:rsidRDefault="00FF0539" w:rsidP="000622A9">
      <w:pPr>
        <w:pStyle w:val="NoSpacing"/>
        <w:spacing w:after="120"/>
        <w:ind w:firstLine="360"/>
        <w:jc w:val="both"/>
      </w:pPr>
      <w:r w:rsidRPr="00676771">
        <w:t>Land use in Faga’alu watershed includes agriculture, roads, and urbanization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fldChar w:fldCharType="begin"/>
      </w:r>
      <w:r w:rsidRPr="00676771">
        <w:instrText xml:space="preserve"> REF _Ref388030338 \h </w:instrText>
      </w:r>
      <w:r w:rsidR="00676771">
        <w:instrText xml:space="preserve"> \* MERGEFORMAT </w:instrText>
      </w:r>
      <w:r w:rsidRPr="00676771">
        <w:fldChar w:fldCharType="end"/>
      </w:r>
      <w:r w:rsidRPr="00676771">
        <w:t>). The predominant land cover in the Faga’alu watershed is undisturbed forest o</w:t>
      </w:r>
      <w:r w:rsidR="00AD2E0C">
        <w:t>n the steep hillsides (85.7%</w:t>
      </w:r>
      <w:r w:rsidRPr="00676771">
        <w:t>). These forests are prone to natural landslides that can contribute</w:t>
      </w:r>
      <w:r w:rsidR="00AD2E0C">
        <w:t xml:space="preserve"> large amounts of</w:t>
      </w:r>
      <w:r w:rsidRPr="00676771">
        <w:t xml:space="preserve"> sediment during storm events </w:t>
      </w:r>
      <w:r w:rsidRPr="00676771">
        <w:fldChar w:fldCharType="begin" w:fldLock="1"/>
      </w:r>
      <w:r w:rsidR="00CE2BD5">
        <w:instrText>ADDIN CSL_CITATION { "citationItems" : [ { "id" : "ITEM-1", "itemData" : { "author" : [ { "dropping-particle" : "", "family" : "Buchanan-Banks", "given" : "Jane", "non-dropping-particle" : "", "parse-names" : false, "suffix" : "" } ], "id" : "ITEM-1", "issued" : { "date-parts" : [ [ "1979" ] ] }, "title" : "The October 28 1979 Landslidng on Tutuila", "type" : "report" }, "uris" : [ "http://www.mendeley.com/documents/?uuid=bbdbe252-c9d2-4924-9f63-3e0e82648fcd" ] }, { "id" : "ITEM-2", "itemData" : { "ISBN" : "0169-555X", "author" : [ { "dropping-particle" : "", "family" : "Calhoun", "given" : "R Scott", "non-dropping-particle" : "", "parse-names" : false, "suffix" : "" }, { "dropping-particle" : "", "family" : "Fletcher", "given" : "C H", "non-dropping-particle" : "", "parse-names" : false, "suffix" : "" } ], "container-title" : "Geomorphology", "id" : "ITEM-2", "issue" : "3", "issued" : { "date-parts" : [ [ "1999" ] ] }, "page" : "213-226", "title" : "Measured and predicted sediment yield from a subtropical, heavy rainfall, steep-sided river basin: Hanalei, Kauai, Hawaiian Islands", "type" : "article-journal", "volume" : "30" }, "uris" : [ "http://www.mendeley.com/documents/?uuid=a22500eb-4c0c-4421-8d1c-bd2ddb3d7e0b" ] } ], "mendeley" : { "previouslyFormattedCitation" : "(Buchanan-Banks, 1979; Calhoun and Fletcher, 1999)" }, "properties" : { "noteIndex" : 0 }, "schema" : "https://github.com/citation-style-language/schema/raw/master/csl-citation.json" }</w:instrText>
      </w:r>
      <w:r w:rsidRPr="00676771">
        <w:fldChar w:fldCharType="separate"/>
      </w:r>
      <w:r w:rsidR="00F71E62" w:rsidRPr="00676771">
        <w:rPr>
          <w:noProof/>
        </w:rPr>
        <w:t>(Buchanan-Banks, 1979; Calhoun and Fletcher, 1999)</w:t>
      </w:r>
      <w:r w:rsidRPr="00676771">
        <w:fldChar w:fldCharType="end"/>
      </w:r>
      <w:r w:rsidRPr="00676771">
        <w:fldChar w:fldCharType="begin"/>
      </w:r>
      <w:r w:rsidRPr="00676771">
        <w:instrText xml:space="preserve"> ADDIN EN.CITE &lt;EndNote&gt;&lt;Cite&gt;&lt;Author&gt;Calhoun&lt;/Author&gt;&lt;Year&gt;1999&lt;/Year&gt;&lt;RecNum&gt;9&lt;/RecNum&gt;&lt;DisplayText&gt;(Calhoun and Fletcher 1999)&lt;/DisplayText&gt;&lt;record&gt;&lt;rec-number&gt;9&lt;/rec-number&gt;&lt;foreign-keys&gt;&lt;key app="EN" db-id="9rz0sxsf5wzadbeat27vewpbwtea5drfdesw"&gt;9&lt;/key&gt;&lt;/foreign-keys&gt;&lt;ref-type name="Journal Article"&gt;17&lt;/ref-type&gt;&lt;contributors&gt;&lt;authors&gt;&lt;author&gt;Calhoun, R.S.&lt;/author&gt;&lt;author&gt;Fletcher, C.H.&lt;/author&gt;&lt;/authors&gt;&lt;/contributors&gt;&lt;titles&gt;&lt;title&gt;Measured and predicted sediment yield from a subtropical, heavy rainfall, steep-sided river basin: Hanalei, Kauai, Hawaiian Islands&lt;/title&gt;&lt;secondary-title&gt;Geomorphology&lt;/secondary-title&gt;&lt;/titles&gt;&lt;periodical&gt;&lt;full-title&gt;Geomorphology&lt;/full-title&gt;&lt;/periodical&gt;&lt;pages&gt;213-226&lt;/pages&gt;&lt;volume&gt;30&lt;/volume&gt;&lt;number&gt;3&lt;/number&gt;&lt;dates&gt;&lt;year&gt;1999&lt;/year&gt;&lt;/dates&gt;&lt;isbn&gt;0169-555X&lt;/isbn&gt;&lt;urls&gt;&lt;/urls&gt;&lt;custom1&gt;&amp;#xD;&lt;/custom1&gt;&lt;/record&gt;&lt;/Cite&gt;&lt;/EndNote&gt;</w:instrText>
      </w:r>
      <w:r w:rsidRPr="00676771">
        <w:fldChar w:fldCharType="end"/>
      </w:r>
      <w:r w:rsidRPr="00676771">
        <w:t xml:space="preserve">. Compared to other watersheds on Tutuila, a relatively large portion of Faga’alu watershed is urbanized (“high intensity developed in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4.6%), due to large areas of impervious surface associated with the hospital and the numerous residences and businesses.  A small portion of the watershed (1.1%) is developed open space, which includes landscaped lawns and parks.</w:t>
      </w:r>
      <w:r w:rsidR="000622A9" w:rsidRPr="00676771">
        <w:t xml:space="preserve"> </w:t>
      </w:r>
      <w:r w:rsidRPr="00676771">
        <w:t>In addition to some small, household gardens there are several small agricultural areas growing banana and taro on the steep hillsides. NOAA Land Cover map (2.5m res.) classified the  agricultural plots as “Grassland” due to the high grass cover in the plots (</w:t>
      </w:r>
      <w:r w:rsidRPr="00676771">
        <w:fldChar w:fldCharType="begin"/>
      </w:r>
      <w:r w:rsidRPr="00676771">
        <w:instrText xml:space="preserve"> REF _Ref388254438 \h </w:instrText>
      </w:r>
      <w:r w:rsidR="00676771">
        <w:instrText xml:space="preserve"> \* MERGEFORMAT </w:instrText>
      </w:r>
      <w:r w:rsidRPr="00676771">
        <w:fldChar w:fldCharType="separate"/>
      </w:r>
      <w:r w:rsidRPr="00676771">
        <w:t xml:space="preserve">Table </w:t>
      </w:r>
      <w:r w:rsidRPr="00676771">
        <w:rPr>
          <w:noProof/>
        </w:rPr>
        <w:t>1</w:t>
      </w:r>
      <w:r w:rsidRPr="00676771">
        <w:fldChar w:fldCharType="end"/>
      </w:r>
      <w:r w:rsidRPr="00676771">
        <w:t xml:space="preserve">) </w:t>
      </w:r>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00F71E62" w:rsidRPr="00676771">
        <w:rPr>
          <w:noProof/>
        </w:rPr>
        <w:t>(NOAA’s Ocean Service and Coastal Services Center, 2010)</w:t>
      </w:r>
      <w:r w:rsidRPr="00676771">
        <w:fldChar w:fldCharType="end"/>
      </w:r>
      <w:r w:rsidRPr="00676771">
        <w:t xml:space="preserve">. These plots are currently receiving technical assistance from the Natural Resource Conservation Service (NRCS) to mitigate erosion problems. </w:t>
      </w:r>
    </w:p>
    <w:tbl>
      <w:tblPr>
        <w:tblW w:w="8910" w:type="dxa"/>
        <w:tblInd w:w="85" w:type="dxa"/>
        <w:tblLayout w:type="fixed"/>
        <w:tblLook w:val="04A0" w:firstRow="1" w:lastRow="0" w:firstColumn="1" w:lastColumn="0" w:noHBand="0" w:noVBand="1"/>
      </w:tblPr>
      <w:tblGrid>
        <w:gridCol w:w="1080"/>
        <w:gridCol w:w="1080"/>
        <w:gridCol w:w="630"/>
        <w:gridCol w:w="1080"/>
        <w:gridCol w:w="1260"/>
        <w:gridCol w:w="1170"/>
        <w:gridCol w:w="900"/>
        <w:gridCol w:w="900"/>
        <w:gridCol w:w="810"/>
      </w:tblGrid>
      <w:tr w:rsidR="00C82448" w:rsidRPr="00676771" w14:paraId="4849140B" w14:textId="77777777" w:rsidTr="00E732BD">
        <w:trPr>
          <w:trHeight w:val="683"/>
        </w:trPr>
        <w:tc>
          <w:tcPr>
            <w:tcW w:w="8910" w:type="dxa"/>
            <w:gridSpan w:val="9"/>
            <w:tcBorders>
              <w:bottom w:val="single" w:sz="4" w:space="0" w:color="auto"/>
            </w:tcBorders>
            <w:shd w:val="clear" w:color="auto" w:fill="auto"/>
            <w:noWrap/>
            <w:vAlign w:val="bottom"/>
          </w:tcPr>
          <w:p w14:paraId="2219867C" w14:textId="6C0DB255" w:rsidR="00C82448" w:rsidRPr="00676771" w:rsidRDefault="00C82448" w:rsidP="00E732BD">
            <w:pPr>
              <w:pStyle w:val="NoSpacing"/>
              <w:rPr>
                <w:rFonts w:asciiTheme="minorHAnsi" w:hAnsiTheme="minorHAnsi"/>
                <w:b/>
                <w:sz w:val="18"/>
                <w:szCs w:val="18"/>
              </w:rPr>
            </w:pPr>
            <w:bookmarkStart w:id="10" w:name="_Ref388254438"/>
            <w:r w:rsidRPr="00676771">
              <w:t xml:space="preserve">Table </w:t>
            </w:r>
            <w:fldSimple w:instr=" SEQ Table \* ARABIC ">
              <w:r w:rsidRPr="00676771">
                <w:rPr>
                  <w:noProof/>
                </w:rPr>
                <w:t>1</w:t>
              </w:r>
            </w:fldSimple>
            <w:bookmarkEnd w:id="10"/>
            <w:r w:rsidRPr="00676771">
              <w:t xml:space="preserve">. Land use categories in </w:t>
            </w:r>
            <w:proofErr w:type="spellStart"/>
            <w:r w:rsidRPr="00676771">
              <w:t>Fag'alu</w:t>
            </w:r>
            <w:proofErr w:type="spellEnd"/>
            <w:r w:rsidRPr="00676771">
              <w:t xml:space="preserve"> and Nu'uuli watersheds </w:t>
            </w:r>
            <w:commentRangeStart w:id="11"/>
            <w:r w:rsidRPr="00676771">
              <w:fldChar w:fldCharType="begin" w:fldLock="1"/>
            </w:r>
            <w:r w:rsidR="00CE2BD5">
              <w:instrText>ADDIN CSL_CITATION { "citationItems" : [ { "id" : "ITEM-1", "itemData" : { "author" : [ { "dropping-particle" : "", "family" : "NOAA's Ocean Service", "given" : "", "non-dropping-particle" : "", "parse-names" : false, "suffix" : "" }, { "dropping-particle" : "", "family" : "Coastal Services Center", "given" : "", "non-dropping-particle" : "", "parse-names" : false, "suffix" : "" } ], "id" : "ITEM-1", "issued" : { "date-parts" : [ [ "2010" ] ] }, "title" : "2010 C-CAP Land Cover, Territory of American Samoa, Tutuila", "type" : "article" }, "uris" : [ "http://www.mendeley.com/documents/?uuid=19b6ea61-8113-44b5-a8b3-19d1c579fedb" ] } ], "mendeley" : { "previouslyFormattedCitation" : "(NOAA\u2019s Ocean Service and Coastal Services Center, 2010)" }, "properties" : { "noteIndex" : 0 }, "schema" : "https://github.com/citation-style-language/schema/raw/master/csl-citation.json" }</w:instrText>
            </w:r>
            <w:r w:rsidRPr="00676771">
              <w:fldChar w:fldCharType="separate"/>
            </w:r>
            <w:r w:rsidRPr="00676771">
              <w:rPr>
                <w:noProof/>
              </w:rPr>
              <w:t>(NOAA’s Ocean Service and Coastal Services Center, 2010)</w:t>
            </w:r>
            <w:r w:rsidRPr="00676771">
              <w:fldChar w:fldCharType="end"/>
            </w:r>
            <w:commentRangeEnd w:id="11"/>
            <w:r w:rsidR="002F57BF">
              <w:rPr>
                <w:rStyle w:val="CommentReference"/>
                <w:rFonts w:asciiTheme="minorHAnsi" w:eastAsiaTheme="minorHAnsi" w:hAnsiTheme="minorHAnsi" w:cstheme="minorBidi"/>
              </w:rPr>
              <w:commentReference w:id="11"/>
            </w:r>
            <w:r w:rsidRPr="00676771">
              <w:t>.</w:t>
            </w:r>
          </w:p>
        </w:tc>
      </w:tr>
      <w:tr w:rsidR="00C82448" w:rsidRPr="00676771" w14:paraId="0717ADBA" w14:textId="77777777" w:rsidTr="00E732BD">
        <w:trPr>
          <w:trHeight w:val="593"/>
        </w:trPr>
        <w:tc>
          <w:tcPr>
            <w:tcW w:w="1080" w:type="dxa"/>
            <w:tcBorders>
              <w:top w:val="single" w:sz="4" w:space="0" w:color="auto"/>
              <w:bottom w:val="single" w:sz="4" w:space="0" w:color="auto"/>
            </w:tcBorders>
            <w:shd w:val="clear" w:color="auto" w:fill="auto"/>
            <w:noWrap/>
            <w:vAlign w:val="bottom"/>
            <w:hideMark/>
          </w:tcPr>
          <w:p w14:paraId="3692D166" w14:textId="07A9D64E" w:rsidR="00C82448" w:rsidRPr="00676771" w:rsidRDefault="002F57BF" w:rsidP="00E732BD">
            <w:pPr>
              <w:pStyle w:val="NoSpacing"/>
              <w:rPr>
                <w:rFonts w:asciiTheme="minorHAnsi" w:hAnsiTheme="minorHAnsi"/>
                <w:b/>
                <w:sz w:val="18"/>
                <w:szCs w:val="18"/>
              </w:rPr>
            </w:pPr>
            <w:ins w:id="12" w:author="Alex Messina" w:date="2015-01-28T08:26:00Z">
              <w:r>
                <w:rPr>
                  <w:rFonts w:asciiTheme="minorHAnsi" w:hAnsiTheme="minorHAnsi"/>
                  <w:b/>
                  <w:sz w:val="18"/>
                  <w:szCs w:val="18"/>
                </w:rPr>
                <w:t>[SUB]</w:t>
              </w:r>
            </w:ins>
            <w:r w:rsidR="00C82448" w:rsidRPr="00676771">
              <w:rPr>
                <w:rFonts w:asciiTheme="minorHAnsi" w:hAnsiTheme="minorHAnsi"/>
                <w:b/>
                <w:sz w:val="18"/>
                <w:szCs w:val="18"/>
              </w:rPr>
              <w:t>Watershed</w:t>
            </w:r>
          </w:p>
        </w:tc>
        <w:tc>
          <w:tcPr>
            <w:tcW w:w="1080" w:type="dxa"/>
            <w:tcBorders>
              <w:top w:val="single" w:sz="4" w:space="0" w:color="auto"/>
              <w:bottom w:val="single" w:sz="4" w:space="0" w:color="auto"/>
            </w:tcBorders>
            <w:shd w:val="clear" w:color="auto" w:fill="auto"/>
            <w:noWrap/>
            <w:vAlign w:val="bottom"/>
            <w:hideMark/>
          </w:tcPr>
          <w:p w14:paraId="3978030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Cumulative Area km</w:t>
            </w:r>
            <w:r w:rsidRPr="00676771">
              <w:rPr>
                <w:rFonts w:asciiTheme="minorHAnsi" w:hAnsiTheme="minorHAnsi"/>
                <w:b/>
                <w:sz w:val="18"/>
                <w:szCs w:val="18"/>
                <w:vertAlign w:val="superscript"/>
              </w:rPr>
              <w:t>2</w:t>
            </w:r>
          </w:p>
        </w:tc>
        <w:tc>
          <w:tcPr>
            <w:tcW w:w="630" w:type="dxa"/>
            <w:tcBorders>
              <w:top w:val="single" w:sz="4" w:space="0" w:color="auto"/>
              <w:bottom w:val="single" w:sz="4" w:space="0" w:color="auto"/>
            </w:tcBorders>
            <w:shd w:val="clear" w:color="auto" w:fill="auto"/>
            <w:noWrap/>
            <w:vAlign w:val="bottom"/>
            <w:hideMark/>
          </w:tcPr>
          <w:p w14:paraId="4C182C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w:t>
            </w:r>
          </w:p>
        </w:tc>
        <w:tc>
          <w:tcPr>
            <w:tcW w:w="1080" w:type="dxa"/>
            <w:tcBorders>
              <w:top w:val="single" w:sz="4" w:space="0" w:color="auto"/>
              <w:bottom w:val="single" w:sz="4" w:space="0" w:color="auto"/>
            </w:tcBorders>
            <w:shd w:val="clear" w:color="auto" w:fill="auto"/>
            <w:vAlign w:val="bottom"/>
          </w:tcPr>
          <w:p w14:paraId="5660F37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High Intensity Developed</w:t>
            </w:r>
          </w:p>
        </w:tc>
        <w:tc>
          <w:tcPr>
            <w:tcW w:w="1260" w:type="dxa"/>
            <w:tcBorders>
              <w:top w:val="single" w:sz="4" w:space="0" w:color="auto"/>
              <w:bottom w:val="single" w:sz="4" w:space="0" w:color="auto"/>
            </w:tcBorders>
            <w:shd w:val="clear" w:color="auto" w:fill="auto"/>
            <w:vAlign w:val="bottom"/>
          </w:tcPr>
          <w:p w14:paraId="60699032"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Developed Open Space</w:t>
            </w:r>
          </w:p>
        </w:tc>
        <w:tc>
          <w:tcPr>
            <w:tcW w:w="1170" w:type="dxa"/>
            <w:tcBorders>
              <w:top w:val="single" w:sz="4" w:space="0" w:color="auto"/>
              <w:bottom w:val="single" w:sz="4" w:space="0" w:color="auto"/>
            </w:tcBorders>
            <w:shd w:val="clear" w:color="auto" w:fill="auto"/>
            <w:vAlign w:val="bottom"/>
          </w:tcPr>
          <w:p w14:paraId="4CCDB830"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Grassland</w:t>
            </w:r>
          </w:p>
          <w:p w14:paraId="0B1FE41B"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(agriculture)</w:t>
            </w:r>
          </w:p>
        </w:tc>
        <w:tc>
          <w:tcPr>
            <w:tcW w:w="900" w:type="dxa"/>
            <w:tcBorders>
              <w:top w:val="single" w:sz="4" w:space="0" w:color="auto"/>
              <w:bottom w:val="single" w:sz="4" w:space="0" w:color="auto"/>
            </w:tcBorders>
            <w:shd w:val="clear" w:color="auto" w:fill="auto"/>
            <w:vAlign w:val="bottom"/>
          </w:tcPr>
          <w:p w14:paraId="617E8B0A"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Forest</w:t>
            </w:r>
          </w:p>
        </w:tc>
        <w:tc>
          <w:tcPr>
            <w:tcW w:w="900" w:type="dxa"/>
            <w:tcBorders>
              <w:top w:val="single" w:sz="4" w:space="0" w:color="auto"/>
              <w:bottom w:val="single" w:sz="4" w:space="0" w:color="auto"/>
            </w:tcBorders>
            <w:shd w:val="clear" w:color="auto" w:fill="auto"/>
            <w:vAlign w:val="bottom"/>
          </w:tcPr>
          <w:p w14:paraId="4EA8F76B" w14:textId="1B15FD01"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Scrub</w:t>
            </w:r>
            <w:r w:rsidR="0047101A">
              <w:rPr>
                <w:rFonts w:asciiTheme="minorHAnsi" w:hAnsiTheme="minorHAnsi"/>
                <w:b/>
                <w:sz w:val="18"/>
                <w:szCs w:val="18"/>
              </w:rPr>
              <w:t xml:space="preserve">/ </w:t>
            </w:r>
            <w:r w:rsidRPr="00676771">
              <w:rPr>
                <w:rFonts w:asciiTheme="minorHAnsi" w:hAnsiTheme="minorHAnsi"/>
                <w:b/>
                <w:sz w:val="18"/>
                <w:szCs w:val="18"/>
              </w:rPr>
              <w:t>Shrub</w:t>
            </w:r>
          </w:p>
        </w:tc>
        <w:tc>
          <w:tcPr>
            <w:tcW w:w="810" w:type="dxa"/>
            <w:tcBorders>
              <w:top w:val="single" w:sz="4" w:space="0" w:color="auto"/>
              <w:bottom w:val="single" w:sz="4" w:space="0" w:color="auto"/>
            </w:tcBorders>
            <w:shd w:val="clear" w:color="auto" w:fill="auto"/>
            <w:vAlign w:val="bottom"/>
          </w:tcPr>
          <w:p w14:paraId="43289638" w14:textId="77777777" w:rsidR="00C82448" w:rsidRPr="00676771" w:rsidRDefault="00C82448" w:rsidP="00E732BD">
            <w:pPr>
              <w:pStyle w:val="NoSpacing"/>
              <w:rPr>
                <w:rFonts w:asciiTheme="minorHAnsi" w:hAnsiTheme="minorHAnsi"/>
                <w:b/>
                <w:sz w:val="18"/>
                <w:szCs w:val="18"/>
              </w:rPr>
            </w:pPr>
            <w:r w:rsidRPr="00676771">
              <w:rPr>
                <w:rFonts w:asciiTheme="minorHAnsi" w:hAnsiTheme="minorHAnsi"/>
                <w:b/>
                <w:sz w:val="18"/>
                <w:szCs w:val="18"/>
              </w:rPr>
              <w:t>% Bare Land</w:t>
            </w:r>
          </w:p>
        </w:tc>
      </w:tr>
      <w:tr w:rsidR="00C82448" w:rsidRPr="00676771" w14:paraId="6EFAFF74" w14:textId="77777777" w:rsidTr="00E732BD">
        <w:trPr>
          <w:trHeight w:val="300"/>
        </w:trPr>
        <w:tc>
          <w:tcPr>
            <w:tcW w:w="1080" w:type="dxa"/>
            <w:tcBorders>
              <w:top w:val="single" w:sz="4" w:space="0" w:color="auto"/>
            </w:tcBorders>
            <w:shd w:val="clear" w:color="auto" w:fill="auto"/>
            <w:noWrap/>
            <w:vAlign w:val="bottom"/>
            <w:hideMark/>
          </w:tcPr>
          <w:p w14:paraId="56DD2962"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FOREST (UPPER)</w:t>
            </w:r>
          </w:p>
        </w:tc>
        <w:tc>
          <w:tcPr>
            <w:tcW w:w="1080" w:type="dxa"/>
            <w:tcBorders>
              <w:top w:val="single" w:sz="4" w:space="0" w:color="auto"/>
            </w:tcBorders>
            <w:shd w:val="clear" w:color="auto" w:fill="auto"/>
            <w:noWrap/>
            <w:vAlign w:val="bottom"/>
            <w:hideMark/>
          </w:tcPr>
          <w:p w14:paraId="7D897BD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0.90</w:t>
            </w:r>
          </w:p>
        </w:tc>
        <w:tc>
          <w:tcPr>
            <w:tcW w:w="630" w:type="dxa"/>
            <w:tcBorders>
              <w:top w:val="single" w:sz="4" w:space="0" w:color="auto"/>
            </w:tcBorders>
            <w:shd w:val="clear" w:color="auto" w:fill="auto"/>
            <w:noWrap/>
            <w:vAlign w:val="bottom"/>
            <w:hideMark/>
          </w:tcPr>
          <w:p w14:paraId="1E613F9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48%</w:t>
            </w:r>
          </w:p>
        </w:tc>
        <w:tc>
          <w:tcPr>
            <w:tcW w:w="1080" w:type="dxa"/>
            <w:tcBorders>
              <w:top w:val="single" w:sz="4" w:space="0" w:color="auto"/>
            </w:tcBorders>
            <w:shd w:val="clear" w:color="auto" w:fill="auto"/>
            <w:vAlign w:val="bottom"/>
          </w:tcPr>
          <w:p w14:paraId="13D0BB1A"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260" w:type="dxa"/>
            <w:tcBorders>
              <w:top w:val="single" w:sz="4" w:space="0" w:color="auto"/>
            </w:tcBorders>
            <w:shd w:val="clear" w:color="auto" w:fill="auto"/>
            <w:vAlign w:val="bottom"/>
          </w:tcPr>
          <w:p w14:paraId="49A69FF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tcBorders>
              <w:top w:val="single" w:sz="4" w:space="0" w:color="auto"/>
            </w:tcBorders>
            <w:shd w:val="clear" w:color="auto" w:fill="auto"/>
            <w:vAlign w:val="bottom"/>
          </w:tcPr>
          <w:p w14:paraId="1853F0E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0.1%</w:t>
            </w:r>
          </w:p>
        </w:tc>
        <w:tc>
          <w:tcPr>
            <w:tcW w:w="900" w:type="dxa"/>
            <w:tcBorders>
              <w:top w:val="single" w:sz="4" w:space="0" w:color="auto"/>
            </w:tcBorders>
            <w:shd w:val="clear" w:color="auto" w:fill="auto"/>
            <w:vAlign w:val="bottom"/>
          </w:tcPr>
          <w:p w14:paraId="674D48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82.4%</w:t>
            </w:r>
          </w:p>
        </w:tc>
        <w:tc>
          <w:tcPr>
            <w:tcW w:w="900" w:type="dxa"/>
            <w:tcBorders>
              <w:top w:val="single" w:sz="4" w:space="0" w:color="auto"/>
            </w:tcBorders>
            <w:shd w:val="clear" w:color="auto" w:fill="auto"/>
            <w:vAlign w:val="bottom"/>
          </w:tcPr>
          <w:p w14:paraId="1AD2D4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17.1%</w:t>
            </w:r>
          </w:p>
        </w:tc>
        <w:tc>
          <w:tcPr>
            <w:tcW w:w="810" w:type="dxa"/>
            <w:tcBorders>
              <w:top w:val="single" w:sz="4" w:space="0" w:color="auto"/>
            </w:tcBorders>
            <w:shd w:val="clear" w:color="auto" w:fill="auto"/>
            <w:vAlign w:val="bottom"/>
          </w:tcPr>
          <w:p w14:paraId="252747D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0.4%</w:t>
            </w:r>
          </w:p>
        </w:tc>
      </w:tr>
      <w:tr w:rsidR="00C82448" w:rsidRPr="00676771" w14:paraId="2E2CAD8A" w14:textId="77777777" w:rsidTr="00E732BD">
        <w:trPr>
          <w:trHeight w:val="300"/>
        </w:trPr>
        <w:tc>
          <w:tcPr>
            <w:tcW w:w="1080" w:type="dxa"/>
            <w:shd w:val="clear" w:color="auto" w:fill="auto"/>
            <w:noWrap/>
            <w:vAlign w:val="bottom"/>
            <w:hideMark/>
          </w:tcPr>
          <w:p w14:paraId="2E26FFE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QUARRY</w:t>
            </w:r>
          </w:p>
        </w:tc>
        <w:tc>
          <w:tcPr>
            <w:tcW w:w="1080" w:type="dxa"/>
            <w:shd w:val="clear" w:color="auto" w:fill="auto"/>
            <w:noWrap/>
            <w:vAlign w:val="bottom"/>
            <w:hideMark/>
          </w:tcPr>
          <w:p w14:paraId="2932FC3C"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1.17</w:t>
            </w:r>
          </w:p>
        </w:tc>
        <w:tc>
          <w:tcPr>
            <w:tcW w:w="630" w:type="dxa"/>
            <w:shd w:val="clear" w:color="auto" w:fill="auto"/>
            <w:noWrap/>
            <w:vAlign w:val="bottom"/>
            <w:hideMark/>
          </w:tcPr>
          <w:p w14:paraId="240344B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63%</w:t>
            </w:r>
          </w:p>
        </w:tc>
        <w:tc>
          <w:tcPr>
            <w:tcW w:w="1080" w:type="dxa"/>
            <w:shd w:val="clear" w:color="auto" w:fill="auto"/>
            <w:vAlign w:val="bottom"/>
          </w:tcPr>
          <w:p w14:paraId="2C6F0B4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1260" w:type="dxa"/>
            <w:shd w:val="clear" w:color="auto" w:fill="auto"/>
            <w:vAlign w:val="bottom"/>
          </w:tcPr>
          <w:p w14:paraId="3B114A0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w:t>
            </w:r>
          </w:p>
        </w:tc>
        <w:tc>
          <w:tcPr>
            <w:tcW w:w="1170" w:type="dxa"/>
            <w:shd w:val="clear" w:color="auto" w:fill="auto"/>
            <w:vAlign w:val="bottom"/>
          </w:tcPr>
          <w:p w14:paraId="2151220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4093C861"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84.7%</w:t>
            </w:r>
          </w:p>
        </w:tc>
        <w:tc>
          <w:tcPr>
            <w:tcW w:w="900" w:type="dxa"/>
            <w:shd w:val="clear" w:color="auto" w:fill="auto"/>
            <w:vAlign w:val="bottom"/>
          </w:tcPr>
          <w:p w14:paraId="007AF68D"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13.3%</w:t>
            </w:r>
          </w:p>
        </w:tc>
        <w:tc>
          <w:tcPr>
            <w:tcW w:w="810" w:type="dxa"/>
            <w:shd w:val="clear" w:color="auto" w:fill="auto"/>
            <w:vAlign w:val="bottom"/>
          </w:tcPr>
          <w:p w14:paraId="0851336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1.6%</w:t>
            </w:r>
          </w:p>
        </w:tc>
      </w:tr>
      <w:tr w:rsidR="00C82448" w:rsidRPr="00676771" w14:paraId="19B28665" w14:textId="77777777" w:rsidTr="00AE451A">
        <w:trPr>
          <w:trHeight w:val="300"/>
        </w:trPr>
        <w:tc>
          <w:tcPr>
            <w:tcW w:w="1080" w:type="dxa"/>
            <w:shd w:val="clear" w:color="auto" w:fill="auto"/>
            <w:noWrap/>
            <w:vAlign w:val="bottom"/>
            <w:hideMark/>
          </w:tcPr>
          <w:p w14:paraId="030A46F0" w14:textId="77777777" w:rsidR="00C82448" w:rsidRPr="00676771" w:rsidRDefault="00C82448" w:rsidP="00E732BD">
            <w:pPr>
              <w:pStyle w:val="NoSpacing"/>
              <w:rPr>
                <w:rFonts w:asciiTheme="minorHAnsi" w:hAnsiTheme="minorHAnsi"/>
                <w:i/>
                <w:sz w:val="18"/>
                <w:szCs w:val="18"/>
              </w:rPr>
            </w:pPr>
            <w:r w:rsidRPr="00676771">
              <w:rPr>
                <w:rFonts w:asciiTheme="minorHAnsi" w:hAnsiTheme="minorHAnsi"/>
                <w:i/>
                <w:sz w:val="18"/>
                <w:szCs w:val="18"/>
              </w:rPr>
              <w:t xml:space="preserve">   VILLAGE (TOTAL)</w:t>
            </w:r>
          </w:p>
        </w:tc>
        <w:tc>
          <w:tcPr>
            <w:tcW w:w="1080" w:type="dxa"/>
            <w:shd w:val="clear" w:color="auto" w:fill="auto"/>
            <w:noWrap/>
            <w:vAlign w:val="bottom"/>
            <w:hideMark/>
          </w:tcPr>
          <w:p w14:paraId="3C501F12"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1.78</w:t>
            </w:r>
          </w:p>
        </w:tc>
        <w:tc>
          <w:tcPr>
            <w:tcW w:w="630" w:type="dxa"/>
            <w:shd w:val="clear" w:color="auto" w:fill="auto"/>
            <w:noWrap/>
            <w:vAlign w:val="bottom"/>
            <w:hideMark/>
          </w:tcPr>
          <w:p w14:paraId="68C4C8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95%</w:t>
            </w:r>
          </w:p>
        </w:tc>
        <w:tc>
          <w:tcPr>
            <w:tcW w:w="1080" w:type="dxa"/>
            <w:shd w:val="clear" w:color="auto" w:fill="auto"/>
            <w:vAlign w:val="bottom"/>
          </w:tcPr>
          <w:p w14:paraId="6047E0F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3.2%</w:t>
            </w:r>
          </w:p>
        </w:tc>
        <w:tc>
          <w:tcPr>
            <w:tcW w:w="1260" w:type="dxa"/>
            <w:shd w:val="clear" w:color="auto" w:fill="auto"/>
            <w:vAlign w:val="bottom"/>
          </w:tcPr>
          <w:p w14:paraId="408E589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0.9%</w:t>
            </w:r>
          </w:p>
        </w:tc>
        <w:tc>
          <w:tcPr>
            <w:tcW w:w="1170" w:type="dxa"/>
            <w:shd w:val="clear" w:color="auto" w:fill="auto"/>
            <w:vAlign w:val="bottom"/>
          </w:tcPr>
          <w:p w14:paraId="2FEA8D07"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shd w:val="clear" w:color="auto" w:fill="auto"/>
            <w:vAlign w:val="bottom"/>
          </w:tcPr>
          <w:p w14:paraId="54310109"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85.7%</w:t>
            </w:r>
          </w:p>
        </w:tc>
        <w:tc>
          <w:tcPr>
            <w:tcW w:w="900" w:type="dxa"/>
            <w:shd w:val="clear" w:color="auto" w:fill="auto"/>
            <w:vAlign w:val="bottom"/>
          </w:tcPr>
          <w:p w14:paraId="770198A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9.0%</w:t>
            </w:r>
          </w:p>
        </w:tc>
        <w:tc>
          <w:tcPr>
            <w:tcW w:w="810" w:type="dxa"/>
            <w:shd w:val="clear" w:color="auto" w:fill="auto"/>
            <w:vAlign w:val="bottom"/>
          </w:tcPr>
          <w:p w14:paraId="134A051B"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r>
      <w:tr w:rsidR="00C82448" w:rsidRPr="00676771" w14:paraId="49A29656" w14:textId="77777777" w:rsidTr="00AE451A">
        <w:trPr>
          <w:trHeight w:val="315"/>
        </w:trPr>
        <w:tc>
          <w:tcPr>
            <w:tcW w:w="1080" w:type="dxa"/>
            <w:tcBorders>
              <w:bottom w:val="single" w:sz="4" w:space="0" w:color="auto"/>
            </w:tcBorders>
            <w:shd w:val="clear" w:color="auto" w:fill="auto"/>
            <w:noWrap/>
            <w:vAlign w:val="bottom"/>
            <w:hideMark/>
          </w:tcPr>
          <w:p w14:paraId="70DAA342" w14:textId="3597DD5D" w:rsidR="00C82448" w:rsidRPr="00676771" w:rsidRDefault="002F57BF" w:rsidP="00E732BD">
            <w:pPr>
              <w:pStyle w:val="NoSpacing"/>
              <w:rPr>
                <w:rFonts w:asciiTheme="minorHAnsi" w:hAnsiTheme="minorHAnsi"/>
                <w:i/>
                <w:sz w:val="18"/>
                <w:szCs w:val="18"/>
              </w:rPr>
            </w:pPr>
            <w:r>
              <w:rPr>
                <w:rFonts w:asciiTheme="minorHAnsi" w:hAnsiTheme="minorHAnsi"/>
                <w:i/>
                <w:sz w:val="18"/>
                <w:szCs w:val="18"/>
              </w:rPr>
              <w:t>Fag</w:t>
            </w:r>
            <w:r w:rsidR="0047101A">
              <w:rPr>
                <w:rFonts w:asciiTheme="minorHAnsi" w:hAnsiTheme="minorHAnsi"/>
                <w:i/>
                <w:sz w:val="18"/>
                <w:szCs w:val="18"/>
              </w:rPr>
              <w:t>a</w:t>
            </w:r>
            <w:r>
              <w:rPr>
                <w:rFonts w:asciiTheme="minorHAnsi" w:hAnsiTheme="minorHAnsi"/>
                <w:i/>
                <w:sz w:val="18"/>
                <w:szCs w:val="18"/>
              </w:rPr>
              <w:t xml:space="preserve">’alu Stream </w:t>
            </w:r>
          </w:p>
        </w:tc>
        <w:tc>
          <w:tcPr>
            <w:tcW w:w="1080" w:type="dxa"/>
            <w:tcBorders>
              <w:bottom w:val="single" w:sz="4" w:space="0" w:color="auto"/>
            </w:tcBorders>
            <w:shd w:val="clear" w:color="auto" w:fill="auto"/>
            <w:noWrap/>
            <w:vAlign w:val="bottom"/>
            <w:hideMark/>
          </w:tcPr>
          <w:p w14:paraId="0EB621A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1.86</w:t>
            </w:r>
          </w:p>
        </w:tc>
        <w:tc>
          <w:tcPr>
            <w:tcW w:w="630" w:type="dxa"/>
            <w:tcBorders>
              <w:bottom w:val="single" w:sz="4" w:space="0" w:color="auto"/>
            </w:tcBorders>
            <w:shd w:val="clear" w:color="auto" w:fill="auto"/>
            <w:noWrap/>
            <w:vAlign w:val="bottom"/>
            <w:hideMark/>
          </w:tcPr>
          <w:p w14:paraId="7C34BA55"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100%</w:t>
            </w:r>
          </w:p>
        </w:tc>
        <w:tc>
          <w:tcPr>
            <w:tcW w:w="1080" w:type="dxa"/>
            <w:tcBorders>
              <w:bottom w:val="single" w:sz="4" w:space="0" w:color="auto"/>
            </w:tcBorders>
            <w:shd w:val="clear" w:color="auto" w:fill="auto"/>
            <w:vAlign w:val="bottom"/>
          </w:tcPr>
          <w:p w14:paraId="0DDD4C76"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4.6%</w:t>
            </w:r>
          </w:p>
        </w:tc>
        <w:tc>
          <w:tcPr>
            <w:tcW w:w="1260" w:type="dxa"/>
            <w:tcBorders>
              <w:bottom w:val="single" w:sz="4" w:space="0" w:color="auto"/>
            </w:tcBorders>
            <w:shd w:val="clear" w:color="auto" w:fill="auto"/>
            <w:vAlign w:val="bottom"/>
          </w:tcPr>
          <w:p w14:paraId="7DCB0ED3"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1.1%</w:t>
            </w:r>
          </w:p>
        </w:tc>
        <w:tc>
          <w:tcPr>
            <w:tcW w:w="1170" w:type="dxa"/>
            <w:tcBorders>
              <w:bottom w:val="single" w:sz="4" w:space="0" w:color="auto"/>
            </w:tcBorders>
            <w:shd w:val="clear" w:color="auto" w:fill="auto"/>
            <w:vAlign w:val="bottom"/>
          </w:tcPr>
          <w:p w14:paraId="7204AB3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0.2%</w:t>
            </w:r>
          </w:p>
        </w:tc>
        <w:tc>
          <w:tcPr>
            <w:tcW w:w="900" w:type="dxa"/>
            <w:tcBorders>
              <w:bottom w:val="single" w:sz="4" w:space="0" w:color="auto"/>
            </w:tcBorders>
            <w:shd w:val="clear" w:color="auto" w:fill="auto"/>
            <w:vAlign w:val="bottom"/>
          </w:tcPr>
          <w:p w14:paraId="38283810"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84.5%</w:t>
            </w:r>
          </w:p>
        </w:tc>
        <w:tc>
          <w:tcPr>
            <w:tcW w:w="900" w:type="dxa"/>
            <w:tcBorders>
              <w:bottom w:val="single" w:sz="4" w:space="0" w:color="auto"/>
            </w:tcBorders>
            <w:shd w:val="clear" w:color="auto" w:fill="auto"/>
            <w:vAlign w:val="bottom"/>
          </w:tcPr>
          <w:p w14:paraId="79FB9FBE"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8.6%</w:t>
            </w:r>
          </w:p>
        </w:tc>
        <w:tc>
          <w:tcPr>
            <w:tcW w:w="810" w:type="dxa"/>
            <w:tcBorders>
              <w:bottom w:val="single" w:sz="4" w:space="0" w:color="auto"/>
            </w:tcBorders>
            <w:shd w:val="clear" w:color="auto" w:fill="auto"/>
            <w:vAlign w:val="bottom"/>
          </w:tcPr>
          <w:p w14:paraId="452C255F" w14:textId="77777777" w:rsidR="00C82448" w:rsidRPr="00676771" w:rsidRDefault="00C82448" w:rsidP="00E732BD">
            <w:pPr>
              <w:pStyle w:val="NoSpacing"/>
              <w:rPr>
                <w:rFonts w:asciiTheme="minorHAnsi" w:hAnsiTheme="minorHAnsi"/>
                <w:color w:val="000000" w:themeColor="text1"/>
                <w:sz w:val="18"/>
                <w:szCs w:val="18"/>
              </w:rPr>
            </w:pPr>
            <w:r w:rsidRPr="00676771">
              <w:rPr>
                <w:rFonts w:asciiTheme="minorHAnsi" w:hAnsiTheme="minorHAnsi"/>
                <w:color w:val="000000" w:themeColor="text1"/>
                <w:sz w:val="18"/>
                <w:szCs w:val="18"/>
              </w:rPr>
              <w:t>1.0%</w:t>
            </w:r>
          </w:p>
        </w:tc>
      </w:tr>
    </w:tbl>
    <w:p w14:paraId="138BC67F" w14:textId="77777777" w:rsidR="00C82448" w:rsidRPr="00676771" w:rsidRDefault="00C82448" w:rsidP="00C82448">
      <w:pPr>
        <w:pStyle w:val="NoSpacing"/>
        <w:spacing w:after="120"/>
        <w:jc w:val="both"/>
      </w:pPr>
    </w:p>
    <w:p w14:paraId="4D70035D" w14:textId="55EBE335" w:rsidR="00FF0539" w:rsidRDefault="00FF0539" w:rsidP="000622A9">
      <w:pPr>
        <w:pStyle w:val="NoSpacing"/>
        <w:spacing w:after="120"/>
        <w:ind w:firstLine="720"/>
        <w:jc w:val="both"/>
      </w:pPr>
      <w:r w:rsidRPr="00676771">
        <w:t>In Faga’alu there is an open-pit aggregate quarry (~2ha) that accounts for the majority of the 1.1% bare land area in Faga’alu watershed (</w:t>
      </w:r>
      <w:r w:rsidR="00EC5FAC" w:rsidRPr="00676771">
        <w:t>Table 1</w:t>
      </w:r>
      <w:r w:rsidRPr="00676771">
        <w:t xml:space="preserve">). The quarry has been in continuous operation since the 1960’s by advancing into the steep hillside to quarry the underlying basalt formation </w:t>
      </w:r>
      <w:r w:rsidRPr="00676771">
        <w:fldChar w:fldCharType="begin"/>
      </w:r>
      <w:r w:rsidRPr="00676771">
        <w:instrText xml:space="preserve"> ADDIN EN.CITE &lt;EndNote&gt;&lt;Cite&gt;&lt;Author&gt;Latinis&lt;/Author&gt;&lt;Year&gt;1996&lt;/Year&gt;&lt;RecNum&gt;60&lt;/RecNum&gt;&lt;DisplayText&gt;(Latinis 1996)&lt;/DisplayText&gt;&lt;record&gt;&lt;rec-number&gt;60&lt;/rec-number&gt;&lt;foreign-keys&gt;&lt;key app="EN" db-id="9rz0sxsf5wzadbeat27vewpbwtea5drfdesw"&gt;60&lt;/key&gt;&lt;/foreign-keys&gt;&lt;ref-type name="Report"&gt;27&lt;/ref-type&gt;&lt;contributors&gt;&lt;authors&gt;&lt;author&gt;Latinis, D.K., Moore, J., Kennedy, J., Archaeological Consultants of the Pacific Inc.&lt;/author&gt;&lt;/authors&gt;&lt;/contributors&gt;&lt;titles&gt;&lt;title&gt;Archaeological Survey and Investigations Conducted at the Faga&amp;apos;alu Quarry, Ma&amp;apos;oputasi County, Tutuila, American Samoa, February 1996: Prepared for George Poysky, Sr., Samoa Maritime, PO Box 418, Pago Pago, American Samoa, 96799&lt;/title&gt;&lt;/titles&gt;&lt;dates&gt;&lt;year&gt;1996&lt;/year&gt;&lt;/dates&gt;&lt;pub-location&gt;59-624 Pupukea Rd., Haleiwa, HI 96712&lt;/pub-location&gt;&lt;publisher&gt;Archaeological Consultants of the Pacific Inc.&lt;/publisher&gt;&lt;isbn&gt;7500006&lt;/isbn&gt;&lt;urls&gt;&lt;/urls&gt;&lt;custom1&gt;&amp;#xD;&lt;/custom1&gt;&lt;/record&gt;&lt;/Cite&gt;&lt;/EndNote&gt;</w:instrText>
      </w:r>
      <w:r w:rsidRPr="00676771">
        <w:fldChar w:fldCharType="separate"/>
      </w:r>
      <w:r w:rsidRPr="00676771">
        <w:rPr>
          <w:noProof/>
        </w:rPr>
        <w:t>(</w:t>
      </w:r>
      <w:hyperlink w:anchor="_ENREF_8" w:tooltip="Latinis, 1996 #60" w:history="1">
        <w:r w:rsidRPr="00676771">
          <w:rPr>
            <w:noProof/>
          </w:rPr>
          <w:t>Latinis 1996</w:t>
        </w:r>
      </w:hyperlink>
      <w:r w:rsidRPr="00676771">
        <w:rPr>
          <w:noProof/>
        </w:rPr>
        <w:t>)</w:t>
      </w:r>
      <w:r w:rsidRPr="00676771">
        <w:fldChar w:fldCharType="end"/>
      </w:r>
      <w:r w:rsidRPr="00676771">
        <w:t xml:space="preserve">. The quarry operators have installed some sediment management practices such as silt fences and settling ponds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"2011" ] ] }, "title" : "American Samoa Erosion and Sediment Control Field Guide", "type" : "article" }, "uris" : [ "http://www.mendeley.com/documents/?uuid=d8205442-ff95-43b7-9b66-1b4f45e1df5e" ] } ], "mendeley" : { "previouslyFormattedCitation" : "(Horsley-Witten, 2011)" }, "properties" : { "noteIndex" : 0 }, "schema" : "https://github.com/citation-style-language/schema/raw/master/csl-citation.json" }</w:instrText>
      </w:r>
      <w:r w:rsidRPr="00676771">
        <w:fldChar w:fldCharType="separate"/>
      </w:r>
      <w:r w:rsidRPr="00676771">
        <w:rPr>
          <w:noProof/>
        </w:rPr>
        <w:t>(Horsley-Witten, 2011)</w:t>
      </w:r>
      <w:r w:rsidRPr="00676771">
        <w:fldChar w:fldCharType="end"/>
      </w:r>
      <w:r w:rsidRPr="00676771">
        <w:t xml:space="preserve"> but they are unmaintained and likely inadequate to control the large amount of sediment mobilized by the intense tropical rains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Memorandum", "type" : "report" }, "uris" : [ "http://www.mendeley.com/documents/?uuid=db11588f-5c5d-4ef8-8fd7-646812881027" ] } ], "mendeley" : { "previouslyFormattedCitation" : "(Horsley-Witten, 2012a)" }, "properties" : { "noteIndex" : 0 }, "schema" : "https://github.com/citation-style-language/schema/raw/master/csl-citation.json" }</w:instrText>
      </w:r>
      <w:r w:rsidRPr="00676771">
        <w:fldChar w:fldCharType="separate"/>
      </w:r>
      <w:r w:rsidRPr="00676771">
        <w:rPr>
          <w:noProof/>
        </w:rPr>
        <w:t>(Horsley-Witten, 2012a)</w:t>
      </w:r>
      <w:r w:rsidRPr="00676771">
        <w:fldChar w:fldCharType="end"/>
      </w:r>
      <w:r w:rsidRPr="00676771">
        <w:t xml:space="preserve">. Longitudinal sampling of Faga’alu stream in 2011 showed significantly increased turbidity downstream of the quarry and of a new bridge construction site on the village road </w:t>
      </w:r>
      <w:r w:rsidRPr="00676771">
        <w:fldChar w:fldCharType="begin" w:fldLock="1"/>
      </w:r>
      <w:r w:rsidR="00CE2BD5">
        <w:instrText>ADDIN CSL_CITATION { "citationItems" : [ { "id" : "ITEM-1", "itemData" : { "author" : [ { "dropping-particle" : "", "family" : "Curtis", "given" : "Steven", "non-dropping-particle" : "", "parse-names" : false, "suffix" : "" }, { "dropping-particle" : "", "family" : "Wetzell", "given" : "L", "non-dropping-particle" : "", "parse-names" : false, "suffix" : "" }, { "dropping-particle" : "", "family" : "Wiles", "given" : "P.", "non-dropping-particle" : "", "parse-names" : false, "suffix" : "" }, { "dropping-particle" : "", "family" : "Tinitali", "given" : "R", "non-dropping-particle" : "", "parse-names" : false, "suffix" : "" } ], "id" : "ITEM-1", "issued" : { "date-parts" : [ [ "2011" ] ] }, "title" : "Turbidity in Faga\u2019alu Stream: The Sources, Impacts, and Solutions", "type" : "article-journal" }, "uris" : [ "http://www.mendeley.com/documents/?uuid=88e13805-68ef-4e90-9ed0-e5ae20151e2c" ] } ], "mendeley" : { "previouslyFormattedCitation" : "(Curtis et al., 2011)" }, "properties" : { "noteIndex" : 0 }, "schema" : "https://github.com/citation-style-language/schema/raw/master/csl-citation.json" }</w:instrText>
      </w:r>
      <w:r w:rsidRPr="00676771">
        <w:fldChar w:fldCharType="separate"/>
      </w:r>
      <w:r w:rsidR="00F71E62" w:rsidRPr="00676771">
        <w:rPr>
          <w:noProof/>
        </w:rPr>
        <w:t>(Curtis et al., 2011)</w:t>
      </w:r>
      <w:r w:rsidRPr="00676771">
        <w:fldChar w:fldCharType="end"/>
      </w:r>
      <w:r w:rsidRPr="00676771">
        <w:t xml:space="preserve">. Construction of the bridge was completed March 2012 and no longer increases turbidity. There are several small footpaths and unpaved driveways, but most unpaved roads are stabilized with compacted gravel and do not appear to be a major contributor of sediment </w:t>
      </w:r>
      <w:r w:rsidRPr="00676771">
        <w:fldChar w:fldCharType="begin" w:fldLock="1"/>
      </w:r>
      <w:r w:rsidR="00CE2BD5">
        <w:instrText>ADDIN CSL_CITATION { "citationItems" : [ { "id" : "ITEM-1", "itemData" : { "author" : [ { "dropping-particle" : "", "family" : "Horsley-Witten", "given" : "", "non-dropping-particle" : "", "parse-names" : false, "suffix" : "" } ], "id" : "ITEM-1", "issued" : { "date-parts" : [ [ "2012" ] ] }, "title" : "Post-Construction Stormwater Training Workshop, Field Work, and Interagency Meeting Summary", "type" : "report" }, "uris" : [ "http://www.mendeley.com/documents/?uuid=243bbdad-ab82-49b4-9524-b594979cd4fb" ] } ], "mendeley" : { "previouslyFormattedCitation" : "(Horsley-Witten, 2012b)" }, "properties" : { "noteIndex" : 0 }, "schema" : "https://github.com/citation-style-language/schema/raw/master/csl-citation.json" }</w:instrText>
      </w:r>
      <w:r w:rsidRPr="00676771">
        <w:fldChar w:fldCharType="separate"/>
      </w:r>
      <w:r w:rsidRPr="00676771">
        <w:rPr>
          <w:noProof/>
        </w:rPr>
        <w:t>(Horsley-Witten, 2012b)</w:t>
      </w:r>
      <w:r w:rsidRPr="00676771">
        <w:fldChar w:fldCharType="end"/>
      </w:r>
      <w:r w:rsidRPr="00676771">
        <w:t>.</w:t>
      </w:r>
    </w:p>
    <w:p w14:paraId="74417C57" w14:textId="77777777" w:rsidR="00C82448" w:rsidRPr="00676771" w:rsidRDefault="00C82448" w:rsidP="00C82448">
      <w:pPr>
        <w:pStyle w:val="NoSpacing"/>
        <w:keepNext/>
        <w:jc w:val="both"/>
      </w:pPr>
      <w:r w:rsidRPr="00676771">
        <w:rPr>
          <w:noProof/>
        </w:rPr>
        <w:drawing>
          <wp:inline distT="0" distB="0" distL="0" distR="0" wp14:anchorId="74499F64" wp14:editId="4774AB60">
            <wp:extent cx="5943600" cy="3343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118A" w14:textId="77777777" w:rsidR="00C82448" w:rsidRPr="0073313F" w:rsidRDefault="00C82448" w:rsidP="00C82448">
      <w:pPr>
        <w:pStyle w:val="Caption"/>
        <w:jc w:val="both"/>
      </w:pPr>
      <w:r w:rsidRPr="00676771">
        <w:t xml:space="preserve">Figure </w:t>
      </w:r>
      <w:fldSimple w:instr=" SEQ Figure \* ARABIC ">
        <w:r w:rsidR="009C5404">
          <w:rPr>
            <w:noProof/>
          </w:rPr>
          <w:t>2</w:t>
        </w:r>
      </w:fldSimple>
      <w:r w:rsidRPr="00676771">
        <w:t xml:space="preserve"> Photos of the open-pit aggregate quarry in Faga'alu in 2012 (Top) and 2014 (Bottom). Photo: Messina</w:t>
      </w:r>
    </w:p>
    <w:p w14:paraId="7E4DAFD6" w14:textId="055F93CA" w:rsidR="000622A9" w:rsidRDefault="000622A9" w:rsidP="00C85A05">
      <w:pPr>
        <w:pStyle w:val="Heading2"/>
      </w:pPr>
      <w:r w:rsidRPr="00676771">
        <w:t>METHODS</w:t>
      </w:r>
    </w:p>
    <w:p w14:paraId="1DE7F488" w14:textId="74848B38" w:rsidR="00252FE3" w:rsidRDefault="00AE5D21" w:rsidP="006F58DD">
      <w:pPr>
        <w:ind w:firstLine="576"/>
      </w:pPr>
      <w:r w:rsidRPr="00703BBA">
        <w:t xml:space="preserve">A </w:t>
      </w:r>
      <w:r w:rsidR="006B5ED4">
        <w:t>nested-</w:t>
      </w:r>
      <w:r>
        <w:t>watershed approach was used to quantify the contribution of SSY from undisturbed and human-disturbed areas to total sediment loading to Faga’alu Bay</w:t>
      </w:r>
      <w:r w:rsidR="006B5ED4" w:rsidRPr="006B5ED4">
        <w:t xml:space="preserve"> </w:t>
      </w:r>
      <w:r w:rsidR="006B5ED4">
        <w:t>during baseflow, and during storm events of varying magnitude</w:t>
      </w:r>
      <w:r>
        <w:t>.</w:t>
      </w:r>
      <w:r w:rsidRPr="00B226FC">
        <w:t xml:space="preserve"> </w:t>
      </w:r>
      <w:r w:rsidRPr="00703BBA">
        <w:t xml:space="preserve">While steep, mountainous streams can discharge </w:t>
      </w:r>
      <w:r>
        <w:t>large</w:t>
      </w:r>
      <w:r w:rsidRPr="00703BBA">
        <w:t xml:space="preserve"> amount</w:t>
      </w:r>
      <w:r>
        <w:t>s</w:t>
      </w:r>
      <w:r w:rsidRPr="00703BBA">
        <w:t xml:space="preserve"> of bedload</w:t>
      </w:r>
      <w:r>
        <w:t xml:space="preserve"> </w:t>
      </w:r>
      <w:r>
        <w:fldChar w:fldCharType="begin" w:fldLock="1"/>
      </w:r>
      <w:r w:rsidR="00CE2BD5">
        <w:instrText>ADDIN CSL_CITATION { "citationItems" : [ { "id" : "ITEM-1", "itemData" : { "ISBN" : "0022-1376", "author" : [ { "dropping-particle" : "", "family" : "Milliman", "given" : "J D", "non-dropping-particle" : "", "parse-names" : false, "suffix" : "" }, { "dropping-particle" : "", "family" : "Syvitski", "given" : "J P M", "non-dropping-particle" : "", "parse-names" : false, "suffix" : "" } ], "container-title" : "The Journal of Geology", "id" : "ITEM-1", "issued" : { "date-parts" : [ [ "1992" ] ] }, "page" : "525-544", "title" : "Geomorphic/tectonic control of sediment discharge to the ocean: the importance of small mountainous rivers", "type" : "article-journal" }, "uris" : [ "http://www.mendeley.com/documents/?uuid=78a2dfc6-cfc3-4dfb-be1b-10eb55240e69" ] } ], "mendeley" : { "previouslyFormattedCitation" : "(Milliman and Syvitski, 1992)" }, "properties" : { "noteIndex" : 0 }, "schema" : "https://github.com/citation-style-language/schema/raw/master/csl-citation.json" }</w:instrText>
      </w:r>
      <w:r>
        <w:fldChar w:fldCharType="separate"/>
      </w:r>
      <w:r w:rsidRPr="00532115">
        <w:rPr>
          <w:noProof/>
        </w:rPr>
        <w:t>(Milliman and Syvitski, 1992)</w:t>
      </w:r>
      <w:r>
        <w:fldChar w:fldCharType="end"/>
      </w:r>
      <w:r w:rsidRPr="00703BBA">
        <w:t>, this research is focused on sediment size fractions that can be transported in suspension in the marine environment to settle on corals</w:t>
      </w:r>
      <w:r>
        <w:t>,</w:t>
      </w:r>
      <w:r w:rsidRPr="00703BBA">
        <w:t xml:space="preserve"> and this is generally restricted to silt and clay fractions</w:t>
      </w:r>
      <w:r>
        <w:t xml:space="preserve"> (&lt;16um)</w:t>
      </w:r>
      <w:r w:rsidRPr="00703BBA">
        <w:t xml:space="preserve"> </w:t>
      </w:r>
      <w:r w:rsidRPr="00703BBA">
        <w:fldChar w:fldCharType="begin" w:fldLock="1"/>
      </w:r>
      <w:r w:rsidR="00CE2BD5">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sidRPr="00703BBA">
        <w:fldChar w:fldCharType="separate"/>
      </w:r>
      <w:r w:rsidRPr="00E11989">
        <w:rPr>
          <w:noProof/>
        </w:rPr>
        <w:t>(Asselman, 2000)</w:t>
      </w:r>
      <w:r w:rsidRPr="00703BBA">
        <w:fldChar w:fldCharType="end"/>
      </w:r>
      <w:r>
        <w:t xml:space="preserve">. </w:t>
      </w:r>
    </w:p>
    <w:p w14:paraId="6445B0D5" w14:textId="77777777" w:rsidR="00AE5D21" w:rsidRPr="00646FB0" w:rsidRDefault="00AE5D21" w:rsidP="00C85A05">
      <w:pPr>
        <w:pStyle w:val="Heading3"/>
      </w:pPr>
      <w:bookmarkStart w:id="13" w:name="_Toc389207902"/>
      <w:bookmarkStart w:id="14" w:name="_GoBack"/>
      <w:bookmarkEnd w:id="14"/>
      <w:r>
        <w:t>Predicting event</w:t>
      </w:r>
      <w:r w:rsidRPr="00646FB0">
        <w:t xml:space="preserve"> suspended sediment yield</w:t>
      </w:r>
      <w:bookmarkEnd w:id="13"/>
      <w:r>
        <w:t xml:space="preserve"> (SSY</w:t>
      </w:r>
      <w:r w:rsidRPr="006E18FD">
        <w:rPr>
          <w:vertAlign w:val="subscript"/>
        </w:rPr>
        <w:t>EV</w:t>
      </w:r>
      <w:r>
        <w:t>)</w:t>
      </w:r>
    </w:p>
    <w:p w14:paraId="609DC7B9" w14:textId="6BABFE00" w:rsidR="00AE5D21" w:rsidRPr="00703BBA" w:rsidRDefault="00AE5D21" w:rsidP="00AE5D21">
      <w:pPr>
        <w:ind w:firstLine="720"/>
      </w:pPr>
      <w:bookmarkStart w:id="15" w:name="_Ref386110623"/>
      <w:r>
        <w:t>SSY generated by individual storm events (SSY</w:t>
      </w:r>
      <w:r>
        <w:rPr>
          <w:vertAlign w:val="subscript"/>
        </w:rPr>
        <w:t>EV</w:t>
      </w:r>
      <w:r>
        <w:t>) can be used to compare the responses of different watersheds (Basher et al., 2011; Duvert et al., 2012; Fahey et al., 2003; Hicks, 1990), assess the contribution of individual subwatersheds to total SSY (Zimmermann et al., 2012), and determine changes in SSY from the same watershed over time (Bonta, 2000). SSY</w:t>
      </w:r>
      <w:r>
        <w:rPr>
          <w:vertAlign w:val="subscript"/>
        </w:rPr>
        <w:t>EV</w:t>
      </w:r>
      <w:r>
        <w:t xml:space="preserve"> is calculated</w:t>
      </w:r>
      <w:r w:rsidRPr="00703BBA">
        <w:t xml:space="preserve"> </w:t>
      </w:r>
      <w:r>
        <w:t xml:space="preserve">by integrating </w:t>
      </w:r>
      <w:r>
        <w:lastRenderedPageBreak/>
        <w:t xml:space="preserve">continuous suspended sediment load from measured or modeled discharge (Q) and suspended sediment concentration (SSC)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w:t>
      </w:r>
      <w:bookmarkEnd w:id="15"/>
    </w:p>
    <w:tbl>
      <w:tblPr>
        <w:tblStyle w:val="TableGrid"/>
        <w:tblW w:w="0" w:type="auto"/>
        <w:tblLook w:val="04A0" w:firstRow="1" w:lastRow="0" w:firstColumn="1" w:lastColumn="0" w:noHBand="0" w:noVBand="1"/>
      </w:tblPr>
      <w:tblGrid>
        <w:gridCol w:w="3116"/>
        <w:gridCol w:w="3117"/>
        <w:gridCol w:w="3117"/>
      </w:tblGrid>
      <w:tr w:rsidR="00AE5D21" w:rsidRPr="00703BBA" w14:paraId="5D2E958F" w14:textId="77777777" w:rsidTr="00D33038">
        <w:tc>
          <w:tcPr>
            <w:tcW w:w="3116" w:type="dxa"/>
            <w:tcBorders>
              <w:top w:val="nil"/>
              <w:left w:val="nil"/>
              <w:bottom w:val="nil"/>
              <w:right w:val="nil"/>
            </w:tcBorders>
          </w:tcPr>
          <w:p w14:paraId="2003F713" w14:textId="77777777" w:rsidR="00AE5D21" w:rsidRPr="00703BBA" w:rsidRDefault="00AE5D21" w:rsidP="00D33038"/>
        </w:tc>
        <w:tc>
          <w:tcPr>
            <w:tcW w:w="3117" w:type="dxa"/>
            <w:tcBorders>
              <w:top w:val="nil"/>
              <w:left w:val="nil"/>
              <w:bottom w:val="nil"/>
              <w:right w:val="nil"/>
            </w:tcBorders>
          </w:tcPr>
          <w:p w14:paraId="532A58D6" w14:textId="77777777" w:rsidR="00AE5D21" w:rsidRPr="00703BBA" w:rsidRDefault="00F93F2D" w:rsidP="00D33038">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r>
                      <w:rPr>
                        <w:rFonts w:ascii="Cambria Math" w:hAnsi="Cambria Math"/>
                      </w:rPr>
                      <m:t>T</m:t>
                    </m:r>
                  </m:sup>
                  <m:e>
                    <m:r>
                      <w:rPr>
                        <w:rFonts w:ascii="Cambria Math" w:hAnsi="Cambria Math"/>
                      </w:rPr>
                      <m:t>Q*SSC*dt</m:t>
                    </m:r>
                  </m:e>
                </m:nary>
                <m:r>
                  <w:rPr>
                    <w:rFonts w:ascii="Cambria Math" w:hAnsi="Cambria Math"/>
                  </w:rPr>
                  <m:t xml:space="preserve"> </m:t>
                </m:r>
              </m:oMath>
            </m:oMathPara>
          </w:p>
        </w:tc>
        <w:tc>
          <w:tcPr>
            <w:tcW w:w="3117" w:type="dxa"/>
            <w:tcBorders>
              <w:top w:val="nil"/>
              <w:left w:val="nil"/>
              <w:bottom w:val="nil"/>
              <w:right w:val="nil"/>
            </w:tcBorders>
          </w:tcPr>
          <w:p w14:paraId="1A9EE7C8" w14:textId="77777777" w:rsidR="00AE5D21" w:rsidRPr="00703BBA" w:rsidRDefault="00AE5D21" w:rsidP="00D33038">
            <w:pPr>
              <w:jc w:val="right"/>
            </w:pPr>
            <w:r>
              <w:t>Equation 1</w:t>
            </w:r>
          </w:p>
        </w:tc>
      </w:tr>
      <w:tr w:rsidR="00AE5D21" w:rsidRPr="00703BBA" w14:paraId="4594A0DD" w14:textId="77777777" w:rsidTr="00D33038">
        <w:tc>
          <w:tcPr>
            <w:tcW w:w="9350" w:type="dxa"/>
            <w:gridSpan w:val="3"/>
            <w:tcBorders>
              <w:top w:val="nil"/>
              <w:left w:val="nil"/>
              <w:bottom w:val="nil"/>
              <w:right w:val="nil"/>
            </w:tcBorders>
          </w:tcPr>
          <w:p w14:paraId="5F2C67BD" w14:textId="77777777" w:rsidR="00AE5D21" w:rsidRPr="00703BBA" w:rsidRDefault="00AE5D21" w:rsidP="00D33038">
            <w:proofErr w:type="gramStart"/>
            <w:r w:rsidRPr="00703BBA">
              <w:t>where</w:t>
            </w:r>
            <w:proofErr w:type="gramEnd"/>
            <w:r w:rsidRPr="00703BBA">
              <w:t xml:space="preserve"> </w:t>
            </w:r>
            <w:r w:rsidRPr="00703BBA">
              <w:rPr>
                <w:i/>
              </w:rPr>
              <w:t>SSY</w:t>
            </w:r>
            <w:r w:rsidRPr="00255CFA">
              <w:rPr>
                <w:i/>
                <w:vertAlign w:val="subscript"/>
              </w:rPr>
              <w:t>EV</w:t>
            </w:r>
            <w:r>
              <w:rPr>
                <w:i/>
                <w:vertAlign w:val="subscript"/>
              </w:rPr>
              <w:t xml:space="preserve"> </w:t>
            </w:r>
            <w:r w:rsidRPr="00703BBA">
              <w:t>is suspended sediment yield (tons)</w:t>
            </w:r>
            <w:r>
              <w:t xml:space="preserve"> from t=0=storm start to T=storm end</w:t>
            </w:r>
            <w:r w:rsidRPr="00703BBA">
              <w:t xml:space="preserve">, </w:t>
            </w:r>
            <w:r w:rsidRPr="00703BBA">
              <w:rPr>
                <w:i/>
              </w:rPr>
              <w:t xml:space="preserve">SSC </w:t>
            </w:r>
            <w:r w:rsidRPr="00703BBA">
              <w:t xml:space="preserve">is suspended sediment concentration (mg/L), and </w:t>
            </w:r>
            <w:r w:rsidRPr="00703BBA">
              <w:rPr>
                <w:i/>
              </w:rPr>
              <w:t>Q</w:t>
            </w:r>
            <w:r w:rsidRPr="00703BBA">
              <w:t xml:space="preserve"> is discharge (L/sec)</w:t>
            </w:r>
            <w:r>
              <w:t>.</w:t>
            </w:r>
          </w:p>
        </w:tc>
      </w:tr>
    </w:tbl>
    <w:p w14:paraId="71EC2B01" w14:textId="6FC87BA3" w:rsidR="00AE5D21" w:rsidRDefault="00AE5D21" w:rsidP="00AE5D21">
      <w:pPr>
        <w:ind w:firstLine="576"/>
      </w:pPr>
      <w:r>
        <w:t>SSY</w:t>
      </w:r>
      <w:r>
        <w:rPr>
          <w:vertAlign w:val="subscript"/>
        </w:rPr>
        <w:t>EV</w:t>
      </w:r>
      <w:r>
        <w:t xml:space="preserve"> may be correlated with precipitation or discharg</w:t>
      </w:r>
      <w:r w:rsidR="00252FE3">
        <w:t>e variables (“storm metrics”), so f</w:t>
      </w:r>
      <w:r>
        <w:t xml:space="preserve">our storm metrics </w:t>
      </w:r>
      <w:r w:rsidR="0076336B">
        <w:t>were</w:t>
      </w:r>
      <w:r>
        <w:t xml:space="preserve"> </w:t>
      </w:r>
      <w:r w:rsidR="00252FE3">
        <w:t xml:space="preserve">tested in this research: </w:t>
      </w:r>
      <w:r>
        <w:t>total event precipitation (</w:t>
      </w:r>
      <w:proofErr w:type="spellStart"/>
      <w:r>
        <w:t>Psum</w:t>
      </w:r>
      <w:proofErr w:type="spellEnd"/>
      <w:r>
        <w:t xml:space="preserve">), EI30 rainfall erosivity (EI30)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"mendeley" : { "previouslyFormattedCitation" : "(Hicks, 1990)" }, "properties" : { "noteIndex" : 0 }, "schema" : "https://github.com/citation-style-language/schema/raw/master/csl-citation.json" }</w:instrText>
      </w:r>
      <w:r>
        <w:fldChar w:fldCharType="separate"/>
      </w:r>
      <w:r w:rsidRPr="00FC7C8C">
        <w:rPr>
          <w:noProof/>
        </w:rPr>
        <w:t>(Hicks, 1990)</w:t>
      </w:r>
      <w:r>
        <w:fldChar w:fldCharType="end"/>
      </w:r>
      <w:r>
        <w:t>, total event discharge (</w:t>
      </w:r>
      <w:proofErr w:type="spellStart"/>
      <w:r>
        <w:t>Qsum</w:t>
      </w:r>
      <w:proofErr w:type="spellEnd"/>
      <w:r>
        <w:t xml:space="preserve">), and peak event discharge (Qmax)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"ITEM-2",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"ITEM-2", "issue" : "3", "issued" : { "date-parts" : [ [ "2013" ] ] }, "page" : "488-498", "title" : "Sediment loss in semiarid small watershed due to the land use", "type" : "article-journal", "volume" : "44" }, "uris" : [ "http://www.mendeley.com/documents/?uuid=798a9caf-fe1a-489b-bbfc-ce846579021d" ] } ], "mendeley" : { "previouslyFormattedCitation" : "(Duvert et al., 2012; Rodrigues et al., 2013)" }, "properties" : { "noteIndex" : 0 }, "schema" : "https://github.com/citation-style-language/schema/raw/master/csl-citation.json" }</w:instrText>
      </w:r>
      <w:r>
        <w:fldChar w:fldCharType="separate"/>
      </w:r>
      <w:r w:rsidR="006B5ED4" w:rsidRPr="006B5ED4">
        <w:rPr>
          <w:noProof/>
        </w:rPr>
        <w:t>(Duvert et al., 2012; Rodrigues et al., 2013)</w:t>
      </w:r>
      <w:r>
        <w:fldChar w:fldCharType="end"/>
      </w:r>
      <w:r>
        <w:t>.</w:t>
      </w:r>
      <w:r w:rsidRPr="00345A20">
        <w:t xml:space="preserve"> </w:t>
      </w:r>
      <w:r>
        <w:t>Storm metrics may be linearly or nonlinearly correlated with SSY</w:t>
      </w:r>
      <w:r w:rsidRPr="00E82341">
        <w:rPr>
          <w:vertAlign w:val="subscript"/>
        </w:rPr>
        <w:t>EV</w:t>
      </w:r>
      <w:r>
        <w:t xml:space="preserve">, so both Pearson’s and Spearman’s correlation coefficients </w:t>
      </w:r>
      <w:r w:rsidR="0076336B">
        <w:t>were</w:t>
      </w:r>
      <w:r>
        <w:t xml:space="preserve"> calculated to select the best predictor of SSY</w:t>
      </w:r>
      <w:r>
        <w:rPr>
          <w:vertAlign w:val="subscript"/>
        </w:rPr>
        <w:t>EV</w:t>
      </w:r>
      <w:r>
        <w:t xml:space="preserve"> from the total watershed, and from each subwatershed.</w:t>
      </w:r>
      <w:r w:rsidRPr="00FE5ECA">
        <w:t xml:space="preserve"> </w:t>
      </w:r>
    </w:p>
    <w:p w14:paraId="0C3AB4B6" w14:textId="77777777" w:rsidR="00AE5D21" w:rsidRDefault="00AE5D21" w:rsidP="00AE5D21">
      <w:pPr>
        <w:ind w:firstLine="576"/>
      </w:pPr>
      <w:r>
        <w:t>The relationship between SSY</w:t>
      </w:r>
      <w:r w:rsidRPr="00867D36">
        <w:rPr>
          <w:vertAlign w:val="subscript"/>
        </w:rPr>
        <w:t>EV</w:t>
      </w:r>
      <w:r>
        <w:t xml:space="preserve"> and storm metrics may be a linear function, but is often best fit by a watershed-specific power law function of the form:</w:t>
      </w:r>
    </w:p>
    <w:tbl>
      <w:tblPr>
        <w:tblStyle w:val="TableGrid"/>
        <w:tblW w:w="0" w:type="auto"/>
        <w:tblLook w:val="04A0" w:firstRow="1" w:lastRow="0" w:firstColumn="1" w:lastColumn="0" w:noHBand="0" w:noVBand="1"/>
      </w:tblPr>
      <w:tblGrid>
        <w:gridCol w:w="3116"/>
        <w:gridCol w:w="3117"/>
        <w:gridCol w:w="3117"/>
      </w:tblGrid>
      <w:tr w:rsidR="00AE5D21" w14:paraId="07A84776" w14:textId="77777777" w:rsidTr="00D33038">
        <w:tc>
          <w:tcPr>
            <w:tcW w:w="3116" w:type="dxa"/>
            <w:tcBorders>
              <w:top w:val="nil"/>
              <w:left w:val="nil"/>
              <w:bottom w:val="nil"/>
              <w:right w:val="nil"/>
            </w:tcBorders>
          </w:tcPr>
          <w:p w14:paraId="43335A99" w14:textId="77777777" w:rsidR="00AE5D21" w:rsidRDefault="00AE5D21" w:rsidP="00C750FC">
            <w:pPr>
              <w:spacing w:after="120"/>
            </w:pPr>
          </w:p>
        </w:tc>
        <w:tc>
          <w:tcPr>
            <w:tcW w:w="3117" w:type="dxa"/>
            <w:tcBorders>
              <w:top w:val="nil"/>
              <w:left w:val="nil"/>
              <w:bottom w:val="nil"/>
              <w:right w:val="nil"/>
            </w:tcBorders>
          </w:tcPr>
          <w:p w14:paraId="24276711" w14:textId="77777777" w:rsidR="00AE5D21" w:rsidRDefault="00F93F2D" w:rsidP="00C750FC">
            <w:pPr>
              <w:spacing w:after="120"/>
            </w:pPr>
            <m:oMathPara>
              <m:oMath>
                <m:sSub>
                  <m:sSubPr>
                    <m:ctrlPr>
                      <w:rPr>
                        <w:rFonts w:ascii="Cambria Math" w:hAnsi="Cambria Math"/>
                        <w:i/>
                      </w:rPr>
                    </m:ctrlPr>
                  </m:sSubPr>
                  <m:e>
                    <m:r>
                      <w:rPr>
                        <w:rFonts w:ascii="Cambria Math" w:hAnsi="Cambria Math"/>
                      </w:rPr>
                      <m:t>SSY</m:t>
                    </m:r>
                  </m:e>
                  <m:sub>
                    <m:r>
                      <w:rPr>
                        <w:rFonts w:ascii="Cambria Math" w:hAnsi="Cambria Math"/>
                      </w:rPr>
                      <m:t>EV</m:t>
                    </m:r>
                  </m:sub>
                </m:sSub>
                <m:r>
                  <w:rPr>
                    <w:rFonts w:ascii="Cambria Math" w:hAnsi="Cambria Math"/>
                  </w:rPr>
                  <m:t>= 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tc>
        <w:tc>
          <w:tcPr>
            <w:tcW w:w="3117" w:type="dxa"/>
            <w:tcBorders>
              <w:top w:val="nil"/>
              <w:left w:val="nil"/>
              <w:bottom w:val="nil"/>
              <w:right w:val="nil"/>
            </w:tcBorders>
          </w:tcPr>
          <w:p w14:paraId="16A9B598" w14:textId="77777777" w:rsidR="00AE5D21" w:rsidRDefault="00AE5D21" w:rsidP="00C750FC">
            <w:pPr>
              <w:spacing w:after="120"/>
              <w:jc w:val="right"/>
            </w:pPr>
            <w:r>
              <w:t>Equation 2</w:t>
            </w:r>
          </w:p>
        </w:tc>
      </w:tr>
      <w:tr w:rsidR="00AE5D21" w14:paraId="31FAC678" w14:textId="77777777" w:rsidTr="00D33038">
        <w:tc>
          <w:tcPr>
            <w:tcW w:w="9350" w:type="dxa"/>
            <w:gridSpan w:val="3"/>
            <w:tcBorders>
              <w:top w:val="nil"/>
              <w:left w:val="nil"/>
              <w:bottom w:val="nil"/>
              <w:right w:val="nil"/>
            </w:tcBorders>
          </w:tcPr>
          <w:p w14:paraId="5DCA3908" w14:textId="59830205" w:rsidR="00AE5D21" w:rsidRDefault="00AE5D21" w:rsidP="00252FE3">
            <w:pPr>
              <w:spacing w:after="120"/>
            </w:pPr>
            <w:r>
              <w:t xml:space="preserve">where X is a storm metric, and the regression coefficients α and β are obtained by ordinary least squares regression on the logarithms of </w:t>
            </w:r>
            <w:r>
              <w:rPr>
                <w:i/>
              </w:rPr>
              <w:t>SSY</w:t>
            </w:r>
            <w:r>
              <w:rPr>
                <w:i/>
                <w:vertAlign w:val="subscript"/>
              </w:rPr>
              <w:t xml:space="preserve">EV  </w:t>
            </w:r>
            <w:r>
              <w:t xml:space="preserve">and </w:t>
            </w:r>
            <w:r>
              <w:rPr>
                <w:i/>
              </w:rPr>
              <w:t xml:space="preserve">X </w:t>
            </w:r>
            <w:r>
              <w:fldChar w:fldCharType="begin" w:fldLock="1"/>
            </w:r>
            <w:r w:rsidR="00CE2BD5">
              <w:instrText>ADDIN CSL_CITATION { "citationItems" : [ { "id" : "ITEM-1", "itemData" : { "author" : [ { "dropping-particle" : "", "family" : "Hicks", "given" : "D Murray", "non-dropping-particle" : "", "parse-names" : false, "suffix" : "" } ], "container-title" : "Proceedings of the New-Zealand Hydrological Society Symposium", "id" : "ITEM-1", "issued" : { "date-parts" : [ [ "1990" ] ] }, "publisher-place" : "Auckland, New Zealand", "title" : "Suspended sediment yields from pasture and exotic forest basins", "type" : "paper-conference" }, "uris" : [ "http://www.mendeley.com/documents/?uuid=e9a5c909-e5a8-4596-bfb2-bffc88b36ffa" ] }, { "id" : "ITEM-2",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"ITEM-2",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"id" : "ITEM-3", "itemData" : { "DOI" : "10.1080/00288330.2011.570350", "ISSN" : "0028-8330", "author" : [ { "dropping-particle" : "", "family" : "Basher", "given" : "Lr", "non-dropping-particle" : "", "parse-names" : false, "suffix" : "" }, { "dropping-particle" : "", "family" : "Hicks", "given" : "Dm", "non-dropping-particle" : "", "parse-names" : false, "suffix" : "" }, { "dropping-particle" : "", "family" : "Clapp", "given" : "B", "non-dropping-particle" : "", "parse-names" : false, "suffix" : "" }, { "dropping-particle" : "", "family" : "Hewitt", "given" : "T", "non-dropping-particle" : "", "parse-names" : false, "suffix" : "" } ], "container-title" : "New Zealand Journal of Marine and Freshwater Research", "id" : "ITEM-3", "issue" : "3", "issued" : { "date-parts" : [ [ "2011", "9" ] ] }, "page" : "333-356", "title" : "Sediment yield response to large storm events and forest harvesting, Motueka River, New Zealand", "type" : "article-journal", "volume" : "45" }, "uris" : [ "http://www.mendeley.com/documents/?uuid=6bc2684b-87fb-454c-afee-27dc666c3670" ] } ], "mendeley" : { "previouslyFormattedCitation" : "(Basher et al., 2011; Duvert et al., 2012; Hicks, 1990)" }, "properties" : { "noteIndex" : 0 }, "schema" : "https://github.com/citation-style-language/schema/raw/master/csl-citation.json" }</w:instrText>
            </w:r>
            <w:r>
              <w:fldChar w:fldCharType="separate"/>
            </w:r>
            <w:r w:rsidRPr="00FC7C8C">
              <w:rPr>
                <w:noProof/>
              </w:rPr>
              <w:t>(Basher et al., 2011; Duvert et al., 2012; Hicks, 1990)</w:t>
            </w:r>
            <w:r>
              <w:fldChar w:fldCharType="end"/>
            </w:r>
            <w:r>
              <w:t xml:space="preserve">, normalized for watershed area. Linear functions </w:t>
            </w:r>
            <w:r w:rsidR="00252FE3">
              <w:t>were</w:t>
            </w:r>
            <w:r>
              <w:t xml:space="preserve"> fit to untransformed (Linear) and log-transformed dependent and independent variables (Power Law), and best fit determined by coefficients of determination (r</w:t>
            </w:r>
            <w:r w:rsidRPr="00240E48">
              <w:rPr>
                <w:vertAlign w:val="superscript"/>
              </w:rPr>
              <w:t>2</w:t>
            </w:r>
            <w:r>
              <w:t xml:space="preserve">). </w:t>
            </w:r>
          </w:p>
        </w:tc>
      </w:tr>
    </w:tbl>
    <w:p w14:paraId="155E7CDA" w14:textId="77777777" w:rsidR="00252FE3" w:rsidRDefault="00252FE3" w:rsidP="00C85A05">
      <w:pPr>
        <w:pStyle w:val="Heading3"/>
      </w:pPr>
      <w:r>
        <w:t>Disturbance Ratio</w:t>
      </w:r>
    </w:p>
    <w:p w14:paraId="64E88678" w14:textId="77777777" w:rsidR="00252FE3" w:rsidRDefault="00252FE3" w:rsidP="00252FE3">
      <w:pPr>
        <w:ind w:firstLine="576"/>
      </w:pPr>
      <w:r>
        <w:t>To assess the contribution of each subwatershed to total SSY from the watershed, the percent contribution of each subwatershed will be calculated as the difference between SSY</w:t>
      </w:r>
      <w:r w:rsidRPr="00EE69FA">
        <w:rPr>
          <w:vertAlign w:val="subscript"/>
        </w:rPr>
        <w:t>EV</w:t>
      </w:r>
      <w:r>
        <w:t xml:space="preserve"> observed at the upstream and downstream monitoring stations. Another approach is the disturbance ratio (DR), which is the ratio of SSY</w:t>
      </w:r>
      <w:r w:rsidRPr="00EE69FA">
        <w:rPr>
          <w:vertAlign w:val="subscript"/>
        </w:rPr>
        <w:t>EV</w:t>
      </w:r>
      <w:r>
        <w:t xml:space="preserve"> from the total human-disturbed watershed under current conditions (measured at the watershed outlet: VILLAGE and N1) to SSY under pre-disturbance conditions (</w:t>
      </w:r>
      <w:proofErr w:type="spellStart"/>
      <w:r>
        <w:t>SSY</w:t>
      </w:r>
      <w:r>
        <w:rPr>
          <w:vertAlign w:val="subscript"/>
        </w:rPr>
        <w:t>pre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760"/>
        <w:gridCol w:w="1885"/>
      </w:tblGrid>
      <w:tr w:rsidR="00252FE3" w14:paraId="6B96B704" w14:textId="77777777" w:rsidTr="00D33038">
        <w:tc>
          <w:tcPr>
            <w:tcW w:w="1705" w:type="dxa"/>
          </w:tcPr>
          <w:p w14:paraId="477B8A2D" w14:textId="77777777" w:rsidR="00252FE3" w:rsidRDefault="00252FE3" w:rsidP="00D33038"/>
        </w:tc>
        <w:tc>
          <w:tcPr>
            <w:tcW w:w="5760" w:type="dxa"/>
          </w:tcPr>
          <w:p w14:paraId="6970BF5B" w14:textId="77777777" w:rsidR="00252FE3" w:rsidRDefault="00252FE3" w:rsidP="00D33038">
            <m:oMathPara>
              <m:oMath>
                <m:r>
                  <m:rPr>
                    <m:sty m:val="p"/>
                  </m:rPr>
                  <w:rPr>
                    <w:rFonts w:ascii="Cambria Math" w:hAnsi="Cambria Math"/>
                  </w:rPr>
                  <m:t xml:space="preserve">DR = </m:t>
                </m:r>
                <m:f>
                  <m:fPr>
                    <m:ctrlPr>
                      <w:rPr>
                        <w:rFonts w:ascii="Cambria Math" w:hAnsi="Cambria Math"/>
                      </w:rPr>
                    </m:ctrlPr>
                  </m:fPr>
                  <m:num>
                    <m:r>
                      <w:rPr>
                        <w:rFonts w:ascii="Cambria Math" w:hAnsi="Cambria Math"/>
                      </w:rPr>
                      <m:t>SSY</m:t>
                    </m:r>
                  </m:num>
                  <m:den>
                    <m:sSub>
                      <m:sSubPr>
                        <m:ctrlPr>
                          <w:rPr>
                            <w:rFonts w:ascii="Cambria Math" w:hAnsi="Cambria Math"/>
                            <w:i/>
                          </w:rPr>
                        </m:ctrlPr>
                      </m:sSubPr>
                      <m:e>
                        <m:r>
                          <w:rPr>
                            <w:rFonts w:ascii="Cambria Math" w:hAnsi="Cambria Math"/>
                          </w:rPr>
                          <m:t>SSY</m:t>
                        </m:r>
                      </m:e>
                      <m:sub>
                        <m:r>
                          <w:rPr>
                            <w:rFonts w:ascii="Cambria Math" w:hAnsi="Cambria Math"/>
                          </w:rPr>
                          <m:t xml:space="preserve"> pre</m:t>
                        </m:r>
                      </m:sub>
                    </m:sSub>
                  </m:den>
                </m:f>
              </m:oMath>
            </m:oMathPara>
          </w:p>
        </w:tc>
        <w:tc>
          <w:tcPr>
            <w:tcW w:w="1885" w:type="dxa"/>
          </w:tcPr>
          <w:p w14:paraId="2569EC30" w14:textId="77777777" w:rsidR="00252FE3" w:rsidRDefault="00252FE3" w:rsidP="00D33038">
            <w:pPr>
              <w:jc w:val="right"/>
            </w:pPr>
            <w:r>
              <w:t>Equation 3</w:t>
            </w:r>
          </w:p>
        </w:tc>
      </w:tr>
    </w:tbl>
    <w:p w14:paraId="0FF7FC88" w14:textId="77777777" w:rsidR="00252FE3" w:rsidRDefault="00252FE3" w:rsidP="00252FE3">
      <w:proofErr w:type="spellStart"/>
      <w:r>
        <w:t>SSY</w:t>
      </w:r>
      <w:r>
        <w:rPr>
          <w:vertAlign w:val="subscript"/>
        </w:rPr>
        <w:t>pre</w:t>
      </w:r>
      <w:proofErr w:type="spellEnd"/>
      <w:r>
        <w:t xml:space="preserve"> is calculated assuming that the specific SSY from forested parts of the lower watershed is similar to the specific SSY from the upper watershed: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760"/>
        <w:gridCol w:w="1880"/>
      </w:tblGrid>
      <w:tr w:rsidR="00252FE3" w14:paraId="502A2F3D" w14:textId="77777777" w:rsidTr="00D33038">
        <w:tc>
          <w:tcPr>
            <w:tcW w:w="1710" w:type="dxa"/>
          </w:tcPr>
          <w:p w14:paraId="379FAC6C" w14:textId="77777777" w:rsidR="00252FE3" w:rsidRDefault="00252FE3" w:rsidP="00D33038"/>
        </w:tc>
        <w:tc>
          <w:tcPr>
            <w:tcW w:w="5760" w:type="dxa"/>
          </w:tcPr>
          <w:p w14:paraId="03A67BDC" w14:textId="77777777" w:rsidR="00252FE3" w:rsidRDefault="00F93F2D" w:rsidP="00D33038">
            <m:oMathPara>
              <m:oMath>
                <m:sSub>
                  <m:sSubPr>
                    <m:ctrlPr>
                      <w:rPr>
                        <w:rFonts w:ascii="Cambria Math" w:hAnsi="Cambria Math"/>
                        <w:i/>
                      </w:rPr>
                    </m:ctrlPr>
                  </m:sSubPr>
                  <m:e>
                    <m:r>
                      <w:rPr>
                        <w:rFonts w:ascii="Cambria Math" w:hAnsi="Cambria Math"/>
                      </w:rPr>
                      <m:t>SSY</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TOTAL</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SSY</m:t>
                            </m:r>
                          </m:e>
                          <m:sub>
                            <m:r>
                              <w:rPr>
                                <w:rFonts w:ascii="Cambria Math" w:hAnsi="Cambria Math"/>
                              </w:rPr>
                              <m:t xml:space="preserve">UPPER </m:t>
                            </m:r>
                          </m:sub>
                        </m:sSub>
                      </m:num>
                      <m:den>
                        <m:sSub>
                          <m:sSubPr>
                            <m:ctrlPr>
                              <w:rPr>
                                <w:rFonts w:ascii="Cambria Math" w:hAnsi="Cambria Math"/>
                                <w:i/>
                              </w:rPr>
                            </m:ctrlPr>
                          </m:sSubPr>
                          <m:e>
                            <m:r>
                              <w:rPr>
                                <w:rFonts w:ascii="Cambria Math" w:hAnsi="Cambria Math"/>
                              </w:rPr>
                              <m:t>Area</m:t>
                            </m:r>
                          </m:e>
                          <m:sub>
                            <m:r>
                              <w:rPr>
                                <w:rFonts w:ascii="Cambria Math" w:hAnsi="Cambria Math"/>
                              </w:rPr>
                              <m:t>UPPER</m:t>
                            </m:r>
                          </m:sub>
                        </m:sSub>
                      </m:den>
                    </m:f>
                    <m:r>
                      <w:rPr>
                        <w:rFonts w:ascii="Cambria Math" w:hAnsi="Cambria Math"/>
                      </w:rPr>
                      <m:t xml:space="preserve"> </m:t>
                    </m:r>
                  </m:e>
                </m:d>
              </m:oMath>
            </m:oMathPara>
          </w:p>
        </w:tc>
        <w:tc>
          <w:tcPr>
            <w:tcW w:w="1880" w:type="dxa"/>
          </w:tcPr>
          <w:p w14:paraId="24EA6B7C" w14:textId="77777777" w:rsidR="00252FE3" w:rsidRDefault="00252FE3" w:rsidP="00D33038">
            <w:pPr>
              <w:jc w:val="right"/>
            </w:pPr>
            <w:r>
              <w:t>Equation 4</w:t>
            </w:r>
          </w:p>
        </w:tc>
      </w:tr>
    </w:tbl>
    <w:p w14:paraId="7D632407" w14:textId="77777777" w:rsidR="00252FE3" w:rsidRDefault="00252FE3" w:rsidP="00252FE3">
      <w:r>
        <w:t xml:space="preserve">The percent contribution and DR will be calculated for each storm and </w:t>
      </w:r>
      <w:r w:rsidRPr="006529E4">
        <w:t xml:space="preserve">averaged </w:t>
      </w:r>
      <w:r>
        <w:t>to determine the contribution of each subwatershed to total SSY.</w:t>
      </w:r>
    </w:p>
    <w:p w14:paraId="6E98CBB9" w14:textId="77777777" w:rsidR="00C750FC" w:rsidRDefault="00C750FC" w:rsidP="00C85A05">
      <w:pPr>
        <w:pStyle w:val="Heading3"/>
      </w:pPr>
      <w:r w:rsidRPr="00676771">
        <w:t>Data Collection</w:t>
      </w:r>
    </w:p>
    <w:p w14:paraId="76CC5FAE" w14:textId="77777777" w:rsidR="00C750FC" w:rsidRPr="00676771" w:rsidRDefault="00C750FC" w:rsidP="00C85A05">
      <w:pPr>
        <w:pStyle w:val="Heading4"/>
      </w:pPr>
      <w:r w:rsidRPr="00676771">
        <w:t>Precipitation</w:t>
      </w:r>
    </w:p>
    <w:p w14:paraId="197F9092" w14:textId="0E7B1B28" w:rsidR="00C750FC" w:rsidRPr="00676771" w:rsidRDefault="00C750FC" w:rsidP="00C750FC">
      <w:pPr>
        <w:spacing w:after="120" w:line="240" w:lineRule="auto"/>
        <w:ind w:firstLine="720"/>
        <w:jc w:val="both"/>
      </w:pPr>
      <w:r w:rsidRPr="00676771">
        <w:t xml:space="preserve">Precipitation (P) was </w:t>
      </w:r>
      <w:r w:rsidR="00252FE3">
        <w:t>measur</w:t>
      </w:r>
      <w:r w:rsidRPr="00676771">
        <w:t xml:space="preserve">ed with </w:t>
      </w:r>
      <w:proofErr w:type="spellStart"/>
      <w:r w:rsidRPr="00676771">
        <w:t>Rainwise</w:t>
      </w:r>
      <w:proofErr w:type="spellEnd"/>
      <w:r w:rsidRPr="00676771">
        <w:t xml:space="preserve"> RAINEW tippi</w:t>
      </w:r>
      <w:r w:rsidR="007213F2">
        <w:t>ng-bucket rain gages at 1 min</w:t>
      </w:r>
      <w:r w:rsidRPr="00676771">
        <w:t xml:space="preserve"> intervals at </w:t>
      </w:r>
      <w:commentRangeStart w:id="16"/>
      <w:r w:rsidRPr="00676771">
        <w:t xml:space="preserve">three locations </w:t>
      </w:r>
      <w:commentRangeEnd w:id="16"/>
      <w:r w:rsidRPr="00676771">
        <w:rPr>
          <w:rStyle w:val="CommentReference"/>
        </w:rPr>
        <w:commentReference w:id="16"/>
      </w:r>
      <w:r w:rsidRPr="00676771">
        <w:t>in Faga’alu watershed (</w:t>
      </w:r>
      <w:r w:rsidRPr="00676771">
        <w:fldChar w:fldCharType="begin"/>
      </w:r>
      <w:r w:rsidRPr="00676771">
        <w:instrText xml:space="preserve"> REF _Ref387996184 \h </w:instrText>
      </w:r>
      <w:r>
        <w:instrText xml:space="preserve"> \* MERGEFORMAT </w:instrText>
      </w:r>
      <w:r w:rsidRPr="00676771">
        <w:fldChar w:fldCharType="separate"/>
      </w:r>
      <w:r w:rsidRPr="00676771">
        <w:t xml:space="preserve">Figure </w:t>
      </w:r>
      <w:r w:rsidRPr="00676771">
        <w:rPr>
          <w:noProof/>
        </w:rPr>
        <w:t>3</w:t>
      </w:r>
      <w:r w:rsidRPr="00676771">
        <w:fldChar w:fldCharType="end"/>
      </w:r>
      <w:r w:rsidRPr="00676771">
        <w:fldChar w:fldCharType="begin"/>
      </w:r>
      <w:r w:rsidRPr="00676771">
        <w:instrText xml:space="preserve"> REF _Ref383161432 \h  \* MERGEFORMAT </w:instrText>
      </w:r>
      <w:r w:rsidRPr="00676771">
        <w:fldChar w:fldCharType="end"/>
      </w:r>
      <w:r w:rsidRPr="00676771">
        <w:t>)</w:t>
      </w:r>
      <w:r w:rsidR="00252FE3">
        <w:t xml:space="preserve">. </w:t>
      </w:r>
      <w:r w:rsidRPr="00676771">
        <w:t>Data at RG2 was only recorded January-March, 2012, to determine a relationship between elevation and precipita</w:t>
      </w:r>
      <w:r w:rsidR="007213F2">
        <w:t>tion. Precipitation at 15 min</w:t>
      </w:r>
      <w:r w:rsidRPr="00676771">
        <w:t xml:space="preserve"> intervals was also measured at the Vantage Pro Weather Station (</w:t>
      </w:r>
      <w:proofErr w:type="spellStart"/>
      <w:r w:rsidRPr="00676771">
        <w:t>Wx</w:t>
      </w:r>
      <w:proofErr w:type="spellEnd"/>
      <w:r w:rsidRPr="00676771">
        <w:t xml:space="preserve">) and used to fill any data gaps in the precipitation </w:t>
      </w:r>
      <w:r w:rsidRPr="00676771">
        <w:lastRenderedPageBreak/>
        <w:t>recorded at RG1.  The event total precipitation (</w:t>
      </w:r>
      <w:proofErr w:type="spellStart"/>
      <w:r w:rsidRPr="00676771">
        <w:t>Psum</w:t>
      </w:r>
      <w:proofErr w:type="spellEnd"/>
      <w:r w:rsidRPr="00676771">
        <w:t xml:space="preserve">) and EI30 </w:t>
      </w:r>
      <w:r w:rsidR="00643B8F">
        <w:t xml:space="preserve">for storm events </w:t>
      </w:r>
      <w:r w:rsidRPr="00676771">
        <w:t>were calculated using</w:t>
      </w:r>
      <w:r w:rsidR="00643B8F">
        <w:t xml:space="preserve"> data from</w:t>
      </w:r>
      <w:r w:rsidRPr="00676771">
        <w:t xml:space="preserve"> RG1, with data gaps filled by data from </w:t>
      </w:r>
      <w:proofErr w:type="spellStart"/>
      <w:r w:rsidRPr="00676771">
        <w:t>Wx</w:t>
      </w:r>
      <w:proofErr w:type="spellEnd"/>
      <w:r w:rsidRPr="00676771">
        <w:t>.</w:t>
      </w:r>
    </w:p>
    <w:p w14:paraId="4DD9FC57" w14:textId="77777777" w:rsidR="00C750FC" w:rsidRPr="00676771" w:rsidRDefault="00C750FC" w:rsidP="00C85A05">
      <w:pPr>
        <w:pStyle w:val="Heading4"/>
      </w:pPr>
      <w:r w:rsidRPr="00676771">
        <w:t>Discharge</w:t>
      </w:r>
    </w:p>
    <w:p w14:paraId="6191F5BE" w14:textId="10379E3E" w:rsidR="00C750FC" w:rsidRPr="00676771" w:rsidRDefault="00C750FC" w:rsidP="00C750FC">
      <w:pPr>
        <w:spacing w:after="120" w:line="240" w:lineRule="auto"/>
        <w:ind w:firstLine="720"/>
      </w:pPr>
      <w:r w:rsidRPr="00676771">
        <w:rPr>
          <w:rStyle w:val="CommentReference"/>
        </w:rPr>
        <w:commentReference w:id="17"/>
      </w:r>
      <w:r w:rsidRPr="00676771">
        <w:t>Stream discharge (Q) was derived from 15 min interval stream stage measurements, using a stage-discharge rating curve calibrated to Q</w:t>
      </w:r>
      <w:r w:rsidR="00643B8F">
        <w:t xml:space="preserve"> measurements made</w:t>
      </w:r>
      <w:r w:rsidRPr="00676771">
        <w:t xml:space="preserve"> under baseflow and stormflow conditions. Stream stage was measured with non-vented pressure transducers (PT) (</w:t>
      </w:r>
      <w:proofErr w:type="spellStart"/>
      <w:r w:rsidRPr="00676771">
        <w:t>Solinst</w:t>
      </w:r>
      <w:proofErr w:type="spellEnd"/>
      <w:r w:rsidRPr="00676771">
        <w:t xml:space="preserve"> </w:t>
      </w:r>
      <w:proofErr w:type="spellStart"/>
      <w:r w:rsidRPr="00676771">
        <w:t>Levelogger</w:t>
      </w:r>
      <w:proofErr w:type="spellEnd"/>
      <w:r w:rsidRPr="00676771">
        <w:t xml:space="preserve"> or Onset HOBO Water Level Logger) installe</w:t>
      </w:r>
      <w:r w:rsidR="00643B8F">
        <w:t xml:space="preserve">d at two locations in Faga’alu: FOREST and </w:t>
      </w:r>
      <w:r w:rsidRPr="00676771">
        <w:t>VILLAGE. Stream gauging sites were chosen to take advantage of existing control structures (FOREST) or stabilized streambed and banks (VILLAGE</w:t>
      </w:r>
      <w:r w:rsidR="00643B8F">
        <w:t>)</w:t>
      </w:r>
      <w:r w:rsidRPr="00676771">
        <w:fldChar w:fldCharType="begin"/>
      </w:r>
      <w:r w:rsidRPr="00676771">
        <w:instrText xml:space="preserve"> REF _Ref383161294 \h  \* MERGEFORMAT </w:instrText>
      </w:r>
      <w:r w:rsidRPr="00676771">
        <w:fldChar w:fldCharType="end"/>
      </w:r>
      <w:r w:rsidRPr="00676771">
        <w:fldChar w:fldCharType="begin"/>
      </w:r>
      <w:r w:rsidRPr="00676771">
        <w:instrText xml:space="preserve"> REF _Ref383161432 \h  \* MERGEFORMAT </w:instrText>
      </w:r>
      <w:r w:rsidRPr="00676771">
        <w:fldChar w:fldCharType="end"/>
      </w:r>
      <w:r w:rsidRPr="00676771">
        <w:t>. Barometric pressure data</w:t>
      </w:r>
      <w:r w:rsidR="00643B8F">
        <w:t xml:space="preserve"> to calculate stage from PT’s</w:t>
      </w:r>
      <w:r w:rsidRPr="00676771">
        <w:t xml:space="preserve"> was collected at </w:t>
      </w:r>
      <w:proofErr w:type="spellStart"/>
      <w:r w:rsidRPr="00676771">
        <w:t>Wx</w:t>
      </w:r>
      <w:proofErr w:type="spellEnd"/>
      <w:r w:rsidRPr="00676771">
        <w:t xml:space="preserve">. Data gaps were filled by barometric data from stations at Pago Pago Harbor (NSTP6), </w:t>
      </w:r>
      <w:proofErr w:type="spellStart"/>
      <w:r w:rsidRPr="00676771">
        <w:t>Tafuna</w:t>
      </w:r>
      <w:proofErr w:type="spellEnd"/>
      <w:r w:rsidRPr="00676771">
        <w:t xml:space="preserve"> International Airport (TAFUNA), and NOAA Cli</w:t>
      </w:r>
      <w:r w:rsidR="00643B8F">
        <w:t>mate Observatory at Tula (TULA)</w:t>
      </w:r>
      <w:r w:rsidRPr="00676771">
        <w:t>. Priority was given to station that was closest to the watershed with valid barometric pressure data.</w:t>
      </w:r>
    </w:p>
    <w:p w14:paraId="4F762B6A" w14:textId="4920BF99" w:rsidR="00252FE3" w:rsidRPr="00676771" w:rsidRDefault="00C750FC" w:rsidP="00252FE3">
      <w:pPr>
        <w:spacing w:after="120" w:line="240" w:lineRule="auto"/>
        <w:ind w:firstLine="720"/>
        <w:jc w:val="both"/>
      </w:pPr>
      <w:r>
        <w:t>Discharge</w:t>
      </w:r>
      <w:r w:rsidR="00643B8F">
        <w:t xml:space="preserve"> (Q)</w:t>
      </w:r>
      <w:r w:rsidRPr="00676771">
        <w:t xml:space="preserve"> was measured in the field by the area-velocity method (AV) using a Marsh-</w:t>
      </w:r>
      <w:proofErr w:type="spellStart"/>
      <w:r w:rsidRPr="00676771">
        <w:t>McBirney</w:t>
      </w:r>
      <w:proofErr w:type="spellEnd"/>
      <w:r w:rsidRPr="00676771">
        <w:t xml:space="preserve"> flowmeter to measure flow velocity and channel surveys to measure stream cross-section geometry </w:t>
      </w:r>
      <w:r w:rsidRPr="00676771">
        <w:fldChar w:fldCharType="begin" w:fldLock="1"/>
      </w:r>
      <w:r w:rsidR="00CE2BD5">
        <w:instrText>ADDIN CSL_CITATION { "citationItems" : [ { "id" : "ITEM-1", "itemData" : { "author" : [ { "dropping-particle" : "", "family" : "Harrelson", "given" : "C C", "non-dropping-particle" : "", "parse-names" : false, "suffix" : "" }, { "dropping-particle" : "", "family" : "Rawlins", "given" : "C L", "non-dropping-particle" : "", "parse-names" : false, "suffix" : "" }, { "dropping-particle" : "", "family" : "Potyondy", "given" : "J P", "non-dropping-particle" : "", "parse-names" : false, "suffix" : "" } ], "id" : "ITEM-1", "issue" : "General Technical Report RM-245", "issued" : { "date-parts" : [ [ "1994" ] ] }, "page" : "61", "publisher" : "US Department of Agriculture", "publisher-place" : "Fort Collins, CO", "title" : "Stream channel reference sites: an illustrated guide to field technique. USDA Forest Service General Technical Report RM-245. erosion to sediment yield from an urbanizing watershed", "type" : "report" }, "uris" : [ "http://www.mendeley.com/documents/?uuid=9f44669b-f852-4498-b644-55b9e597673b" ] }, { "id" : "ITEM-2", "itemData" : { "author" : [ { "dropping-particle" : "", "family" : "Turnipseed", "given" : "D.P.", "non-dropping-particle" : "", "parse-names" : false, "suffix" : "" }, { "dropping-particle" : "", "family" : "Sauer", "given" : "V.B.", "non-dropping-particle" : "", "parse-names" : false, "suffix" : "" } ], "id" : "ITEM-2", "issued" : { "date-parts" : [ [ "2010" ] ] }, "page" : "87", "publisher-place" : "Reston, Va.", "title" : "Discharge Measurements at Gaging Stations", "type" : "report" }, "uris" : [ "http://www.mendeley.com/documents/?uuid=b00c5599-3123-48ff-bee6-78587aeba725" ] } ], "mendeley" : { "previouslyFormattedCitation" : "(Harrelson et al., 1994; Turnipseed and Sauer, 2010)" }, "properties" : { "noteIndex" : 0 }, "schema" : "https://github.com/citation-style-language/schema/raw/master/csl-citation.json" }</w:instrText>
      </w:r>
      <w:r w:rsidRPr="00676771">
        <w:fldChar w:fldCharType="separate"/>
      </w:r>
      <w:r w:rsidRPr="00676771">
        <w:rPr>
          <w:noProof/>
        </w:rPr>
        <w:t>(Harrelson et al., 1994; Turnipseed and Sauer, 2010)</w:t>
      </w:r>
      <w:r w:rsidRPr="00676771">
        <w:fldChar w:fldCharType="end"/>
      </w:r>
      <w:r w:rsidRPr="00676771">
        <w:t xml:space="preserve">. AV measurements were made at FOREST and VILLAGE in Faga’alu, and linear, log-linear, and nonlinear rating curves were tested for best fit. AV measurements could not be made at high stages at FOREST and VILLAGE for safety reasons, so the rating curve at FOREST was modeled with HEC-RAS </w:t>
      </w:r>
      <w:r w:rsidRPr="00676771">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Pr="00676771">
        <w:fldChar w:fldCharType="separate"/>
      </w:r>
      <w:r w:rsidRPr="00676771">
        <w:rPr>
          <w:noProof/>
        </w:rPr>
        <w:t>(Brunner, 2010)</w:t>
      </w:r>
      <w:r w:rsidRPr="00676771">
        <w:fldChar w:fldCharType="end"/>
      </w:r>
      <w:r w:rsidRPr="00676771">
        <w:t xml:space="preserve"> and calibrated to the AV measurements. Manning’s equation was used to extend the rating curve at VILLAGE.</w:t>
      </w:r>
    </w:p>
    <w:p w14:paraId="487481CE" w14:textId="77777777" w:rsidR="00C750FC" w:rsidRPr="00676771" w:rsidRDefault="00C750FC" w:rsidP="00C750FC">
      <w:pPr>
        <w:spacing w:after="120" w:line="240" w:lineRule="auto"/>
      </w:pPr>
      <w:r w:rsidRPr="00676771">
        <w:t>Suspended Sediment Discharge</w:t>
      </w:r>
    </w:p>
    <w:p w14:paraId="38A48F75" w14:textId="2CC3EA0D" w:rsidR="00C750FC" w:rsidRDefault="00C750FC" w:rsidP="00C750FC">
      <w:pPr>
        <w:ind w:firstLine="720"/>
        <w:jc w:val="both"/>
      </w:pPr>
      <w:r w:rsidRPr="00676771">
        <w:t xml:space="preserve">Suspended sediment concentration (SSC) </w:t>
      </w:r>
      <w:r w:rsidR="007213F2">
        <w:t>at 15 min</w:t>
      </w:r>
      <w:r>
        <w:t xml:space="preserve"> intervals </w:t>
      </w:r>
      <w:r w:rsidRPr="00676771">
        <w:t>was derived from turbidity (T) measurements, using a T-SSC relationship calibrated to stream water samples collected over a range of Q and SSC. The T-SSC relationship is unique to each region, or even each stream, and can be influenced by water color, dissolved solids and organic matter, temperature, and the shape, size and composition of sediment particles. However,</w:t>
      </w:r>
      <w:r w:rsidR="007213F2">
        <w:t xml:space="preserve"> T </w:t>
      </w:r>
      <w:r w:rsidRPr="00676771">
        <w:t xml:space="preserve">has proved to be a robust surrogate measure of SSC in streams </w:t>
      </w:r>
      <w:r w:rsidRPr="00676771">
        <w:fldChar w:fldCharType="begin"/>
      </w:r>
      <w:r w:rsidRPr="00676771">
        <w:instrText xml:space="preserve"> ADDIN EN.CITE &lt;EndNote&gt;&lt;Cite&gt;&lt;Author&gt;Gippel&lt;/Author&gt;&lt;Year&gt;1995&lt;/Year&gt;&lt;RecNum&gt;206&lt;/RecNum&gt;&lt;DisplayText&gt;(Gippel 1995)&lt;/DisplayText&gt;&lt;record&gt;&lt;rec-number&gt;206&lt;/rec-number&gt;&lt;foreign-keys&gt;&lt;key app="EN" db-id="9rz0sxsf5wzadbeat27vewpbwtea5drfdesw"&gt;206&lt;/key&gt;&lt;/foreign-keys&gt;&lt;ref-type name="Journal Article"&gt;17&lt;/ref-type&gt;&lt;contributors&gt;&lt;authors&gt;&lt;author&gt;Gippel, C.J.&lt;/author&gt;&lt;/authors&gt;&lt;/contributors&gt;&lt;titles&gt;&lt;title&gt;Potential of turbidity monitoring for measuring the transport of suspended solids in streams&lt;/title&gt;&lt;secondary-title&gt;Hydrological processes&lt;/secondary-title&gt;&lt;/titles&gt;&lt;periodical&gt;&lt;full-title&gt;Hydrological processes&lt;/full-title&gt;&lt;/periodical&gt;&lt;pages&gt;83-97&lt;/pages&gt;&lt;volume&gt;9&lt;/volume&gt;&lt;number&gt;1&lt;/number&gt;&lt;dates&gt;&lt;year&gt;1995&lt;/year&gt;&lt;/dates&gt;&lt;isbn&gt;1099-1085&lt;/isbn&gt;&lt;urls&gt;&lt;/urls&gt;&lt;/record&gt;&lt;/Cite&gt;&lt;/EndNote&gt;</w:instrText>
      </w:r>
      <w:r w:rsidRPr="00676771">
        <w:fldChar w:fldCharType="separate"/>
      </w:r>
      <w:r w:rsidRPr="00676771">
        <w:rPr>
          <w:noProof/>
        </w:rPr>
        <w:t>(</w:t>
      </w:r>
      <w:hyperlink w:anchor="_ENREF_3" w:tooltip="Gippel, 1995 #206" w:history="1">
        <w:r w:rsidRPr="00676771">
          <w:rPr>
            <w:noProof/>
          </w:rPr>
          <w:t>Gippel 1995</w:t>
        </w:r>
      </w:hyperlink>
      <w:r w:rsidRPr="00676771">
        <w:rPr>
          <w:noProof/>
        </w:rPr>
        <w:t>)</w:t>
      </w:r>
      <w:r w:rsidRPr="00676771">
        <w:fldChar w:fldCharType="end"/>
      </w:r>
      <w:r w:rsidRPr="00676771">
        <w:t xml:space="preserve"> and is widely used for remote monitoring applications </w:t>
      </w:r>
      <w:r w:rsidRPr="00676771">
        <w:fldChar w:fldCharType="begin"/>
      </w:r>
      <w:r w:rsidRPr="00676771">
        <w:instrText xml:space="preserve"> ADDIN EN.CITE &lt;EndNote&gt;&lt;Cite&gt;&lt;Author&gt;Lewis&lt;/Author&gt;&lt;Year&gt;1996&lt;/Year&gt;&lt;RecNum&gt;207&lt;/RecNum&gt;&lt;DisplayText&gt;(Lewis 1996)&lt;/DisplayText&gt;&lt;record&gt;&lt;rec-number&gt;207&lt;/rec-number&gt;&lt;foreign-keys&gt;&lt;key app="EN" db-id="9rz0sxsf5wzadbeat27vewpbwtea5drfdesw"&gt;207&lt;/key&gt;&lt;/foreign-keys&gt;&lt;ref-type name="Journal Article"&gt;17&lt;/ref-type&gt;&lt;contributors&gt;&lt;authors&gt;&lt;author&gt;Lewis, J.&lt;/author&gt;&lt;/authors&gt;&lt;/contributors&gt;&lt;titles&gt;&lt;title&gt;Turbidity-controlled suspended sediment sampling for runoff-event load estimation&lt;/title&gt;&lt;secondary-title&gt;Water Resources Research&lt;/secondary-title&gt;&lt;/titles&gt;&lt;periodical&gt;&lt;full-title&gt;Water Resources Research&lt;/full-title&gt;&lt;/periodical&gt;&lt;pages&gt;2299-2310&lt;/pages&gt;&lt;volume&gt;32&lt;/volume&gt;&lt;number&gt;7&lt;/number&gt;&lt;dates&gt;&lt;year&gt;1996&lt;/year&gt;&lt;/dates&gt;&lt;isbn&gt;0043-1397&lt;/isbn&gt;&lt;urls&gt;&lt;/urls&gt;&lt;/record&gt;&lt;/Cite&gt;&lt;/EndNote&gt;</w:instrText>
      </w:r>
      <w:r w:rsidRPr="00676771">
        <w:fldChar w:fldCharType="separate"/>
      </w:r>
      <w:r w:rsidRPr="00676771">
        <w:rPr>
          <w:noProof/>
        </w:rPr>
        <w:t>(</w:t>
      </w:r>
      <w:hyperlink w:anchor="_ENREF_8" w:tooltip="Lewis, 1996 #207" w:history="1">
        <w:r w:rsidRPr="00676771">
          <w:rPr>
            <w:noProof/>
          </w:rPr>
          <w:t>Lewis 1996</w:t>
        </w:r>
      </w:hyperlink>
      <w:r w:rsidRPr="00676771">
        <w:rPr>
          <w:noProof/>
        </w:rPr>
        <w:t>)</w:t>
      </w:r>
      <w:r w:rsidRPr="00676771">
        <w:fldChar w:fldCharType="end"/>
      </w:r>
      <w:r w:rsidRPr="00676771">
        <w:t>.</w:t>
      </w:r>
    </w:p>
    <w:p w14:paraId="26E04C91" w14:textId="77777777" w:rsidR="007213F2" w:rsidRDefault="00C750FC" w:rsidP="00C750FC">
      <w:pPr>
        <w:ind w:firstLine="720"/>
        <w:jc w:val="both"/>
      </w:pPr>
      <w:commentRangeStart w:id="18"/>
      <w:r>
        <w:t xml:space="preserve">Turbidity </w:t>
      </w:r>
      <w:r w:rsidR="007213F2">
        <w:t xml:space="preserve">(T) </w:t>
      </w:r>
      <w:r>
        <w:t>was me</w:t>
      </w:r>
      <w:r w:rsidR="007213F2">
        <w:t>asured at 5 min</w:t>
      </w:r>
      <w:r>
        <w:t xml:space="preserve"> intervals at FOREST</w:t>
      </w:r>
      <w:r w:rsidR="007213F2">
        <w:t xml:space="preserve"> and</w:t>
      </w:r>
      <w:r>
        <w:t xml:space="preserve"> VILLAGE. Turbidity was measured at VILLAGE using </w:t>
      </w:r>
      <w:proofErr w:type="gramStart"/>
      <w:r>
        <w:t>a</w:t>
      </w:r>
      <w:proofErr w:type="gramEnd"/>
      <w:r>
        <w:t xml:space="preserve"> YSI 600OMS </w:t>
      </w:r>
      <w:proofErr w:type="spellStart"/>
      <w:r>
        <w:t>sonde</w:t>
      </w:r>
      <w:proofErr w:type="spellEnd"/>
      <w:r>
        <w:t xml:space="preserve"> with 6136 Turbidity Probe from February 2012 until it was damaged in May 2012. As a replacement, a </w:t>
      </w:r>
      <w:proofErr w:type="spellStart"/>
      <w:r>
        <w:t>CampbellSci</w:t>
      </w:r>
      <w:proofErr w:type="spellEnd"/>
      <w:r>
        <w:t xml:space="preserve"> OBS500 was then deployed at VILLAGE in March 2013 to March 2014, </w:t>
      </w:r>
      <w:r w:rsidR="007213F2">
        <w:t xml:space="preserve">but </w:t>
      </w:r>
      <w:r>
        <w:t>no data</w:t>
      </w:r>
      <w:r w:rsidR="007213F2">
        <w:t xml:space="preserve"> was recorded</w:t>
      </w:r>
      <w:r>
        <w:t xml:space="preserve"> from August 2013 –January 2014 due to instrument malfunction. A new </w:t>
      </w:r>
      <w:proofErr w:type="spellStart"/>
      <w:r>
        <w:t>CampbellSci</w:t>
      </w:r>
      <w:proofErr w:type="spellEnd"/>
      <w:r>
        <w:t xml:space="preserve"> OBS500 was installed at VILLAGE from January to August, 2014. Turbidity was measured at FOREST using a Greenspan TS3000 turbidimeter from January 2012 to July 2012 when it was vandalized and destroyed. The YSI turbidimeter </w:t>
      </w:r>
      <w:r w:rsidR="007213F2">
        <w:t>previously deployed at</w:t>
      </w:r>
      <w:r>
        <w:t xml:space="preserve"> VILLAGE was repaired and redeployed at FOREST June 2013 to October 2013, and January 2014 to August 2014. Turbidity of grab samples was also measured in the laboratory by a LaMotte 20/20 turbidimeter (LAB) to com</w:t>
      </w:r>
      <w:r w:rsidR="007213F2">
        <w:t>pare to T measured in the field.</w:t>
      </w:r>
      <w:r>
        <w:t xml:space="preserve"> Turbidity</w:t>
      </w:r>
      <w:r w:rsidR="007213F2">
        <w:t xml:space="preserve"> data was resampled to 15 min</w:t>
      </w:r>
      <w:r>
        <w:t xml:space="preserve"> intervals </w:t>
      </w:r>
      <w:r w:rsidR="007213F2">
        <w:t>corresponding to</w:t>
      </w:r>
      <w:r>
        <w:t xml:space="preserve"> Q for calculating suspended sediment yield (SSY) (</w:t>
      </w:r>
      <w:r>
        <w:fldChar w:fldCharType="begin"/>
      </w:r>
      <w:r>
        <w:instrText xml:space="preserve"> REF _Ref387835767 \h  \* MERGEFORMAT </w:instrText>
      </w:r>
      <w:r>
        <w:fldChar w:fldCharType="separate"/>
      </w:r>
      <w:r>
        <w:t xml:space="preserve">Equation </w:t>
      </w:r>
      <w:r>
        <w:rPr>
          <w:noProof/>
        </w:rPr>
        <w:t>1</w:t>
      </w:r>
      <w:r>
        <w:fldChar w:fldCharType="end"/>
      </w:r>
      <w:r>
        <w:t xml:space="preserve">). </w:t>
      </w:r>
      <w:commentRangeEnd w:id="18"/>
      <w:r>
        <w:rPr>
          <w:rStyle w:val="CommentReference"/>
        </w:rPr>
        <w:commentReference w:id="18"/>
      </w:r>
      <w:r w:rsidRPr="00484DA2">
        <w:t xml:space="preserve"> </w:t>
      </w:r>
    </w:p>
    <w:p w14:paraId="1C204A42" w14:textId="05E627FA" w:rsidR="00C750FC" w:rsidRDefault="00C750FC" w:rsidP="00C750FC">
      <w:pPr>
        <w:ind w:firstLine="720"/>
        <w:jc w:val="both"/>
      </w:pPr>
      <w:r>
        <w:t>The VILLAGE-YSI rating was used to convert turbidity from all instruments to SSC, due to its good fit over the full range of SSC samples</w:t>
      </w:r>
    </w:p>
    <w:p w14:paraId="1DCD75C9" w14:textId="46FA3110" w:rsidR="00C750FC" w:rsidRDefault="00C750FC" w:rsidP="00C750FC">
      <w:pPr>
        <w:ind w:firstLine="576"/>
        <w:jc w:val="both"/>
        <w:rPr>
          <w:noProof/>
        </w:rPr>
      </w:pPr>
      <w:r>
        <w:t xml:space="preserve">Stream water samples </w:t>
      </w:r>
      <w:r w:rsidR="00905A9A">
        <w:t xml:space="preserve">for SSC </w:t>
      </w:r>
      <w:r>
        <w:t xml:space="preserve">were collected by dip sampling with 500mL </w:t>
      </w:r>
      <w:r w:rsidR="00905A9A">
        <w:t xml:space="preserve">HDPE bottles at FOREST, QUARRY, </w:t>
      </w:r>
      <w:r w:rsidR="007213F2">
        <w:t xml:space="preserve">and </w:t>
      </w:r>
      <w:r>
        <w:t>VILLAGE, and by ISCO 3700 Autosamplers at QUARRY</w:t>
      </w:r>
      <w:r w:rsidR="007213F2">
        <w:t xml:space="preserve">. </w:t>
      </w:r>
      <w:r>
        <w:t xml:space="preserve">Other sites were sampled opportunistically during storm events. </w:t>
      </w:r>
      <w:commentRangeStart w:id="19"/>
      <w:r>
        <w:rPr>
          <w:noProof/>
        </w:rPr>
        <w:t xml:space="preserve">From January 6, 2012, to February 26, 2014, </w:t>
      </w:r>
      <w:r w:rsidR="00905A9A">
        <w:rPr>
          <w:noProof/>
        </w:rPr>
        <w:t xml:space="preserve">610 samples were </w:t>
      </w:r>
      <w:r w:rsidR="00905A9A">
        <w:rPr>
          <w:noProof/>
        </w:rPr>
        <w:lastRenderedPageBreak/>
        <w:t>collected at 12</w:t>
      </w:r>
      <w:r>
        <w:rPr>
          <w:noProof/>
        </w:rPr>
        <w:t xml:space="preserve"> sites in Faga’alu and analyzed for SSC. </w:t>
      </w:r>
      <w:r w:rsidR="00905A9A">
        <w:t xml:space="preserve">Samples were analyzed in the field using gravimetric methods </w:t>
      </w:r>
      <w:r w:rsidR="00905A9A">
        <w:fldChar w:fldCharType="begin" w:fldLock="1"/>
      </w:r>
      <w:r w:rsidR="00CE2BD5">
        <w:instrText>ADDIN CSL_CITATION { "citationItems" : [ { "id" : "ITEM-1", "itemData" : { "author" : [ { "dropping-particle" : "", "family" : "Gray", "given" : "By John R", "non-dropping-particle" : "", "parse-names" : false, "suffix" : "" }, { "dropping-particle" : "", "family" : "Glysson", "given" : "G Douglas", "non-dropping-particle" : "", "parse-names" : false, "suffix" : "" }, { "dropping-particle" : "", "family" : "Turcios", "given" : "Lisa M", "non-dropping-particle" : "", "parse-names" : false, "suffix" : "" }, { "dropping-particle" : "", "family" : "Schwarz", "given" : "Gregory E", "non-dropping-particle" : "", "parse-names" : false, "suffix" : "" } ], "id" : "ITEM-1", "issue" : "August", "issued" : { "date-parts" : [ [ "2000" ] ] }, "publisher-place" : "Reston, Va.", "title" : "Comparability of Suspended-Sediment Concentration and Total Suspended Solids Data", "type" : "report" }, "uris" : [ "http://www.mendeley.com/documents/?uuid=af7bb0bd-074e-46b3-9e5e-1912c07079b0" ] } ], "mendeley" : { "previouslyFormattedCitation" : "(Gray et al., 2000)" }, "properties" : { "noteIndex" : 0 }, "schema" : "https://github.com/citation-style-language/schema/raw/master/csl-citation.json" }</w:instrText>
      </w:r>
      <w:r w:rsidR="00905A9A">
        <w:fldChar w:fldCharType="separate"/>
      </w:r>
      <w:r w:rsidR="00905A9A" w:rsidRPr="00905A9A">
        <w:rPr>
          <w:noProof/>
        </w:rPr>
        <w:t>(Gray et al., 2000)</w:t>
      </w:r>
      <w:r w:rsidR="00905A9A">
        <w:fldChar w:fldCharType="end"/>
      </w:r>
      <w:r w:rsidR="00905A9A">
        <w:t xml:space="preserve">. </w:t>
      </w:r>
      <w:r>
        <w:t>Water samples were vacuum filtered on 47mm, 0.7um Millipore AP40 glass fiber filters, oven dried at 100˚C for one hour, cooled and weighed to determine SSC (mg/L</w:t>
      </w:r>
      <w:r w:rsidR="00905A9A">
        <w:t>)</w:t>
      </w:r>
      <w:r>
        <w:t>.</w:t>
      </w:r>
      <w:r>
        <w:rPr>
          <w:noProof/>
        </w:rPr>
        <w:t xml:space="preserve"> </w:t>
      </w:r>
      <w:commentRangeEnd w:id="19"/>
      <w:r>
        <w:rPr>
          <w:rStyle w:val="CommentReference"/>
        </w:rPr>
        <w:commentReference w:id="19"/>
      </w:r>
      <w:commentRangeStart w:id="20"/>
      <w:r>
        <w:rPr>
          <w:noProof/>
        </w:rPr>
        <w:t xml:space="preserve">Three main sampling locations in Faga’alu are the focus in this analysis: 1) Upstream (FOREST)(n=55), 2) immediately downstream of the Quarry (QUARRY)(n=247), and 3) Downstream (VILLAGE)(n=155). </w:t>
      </w:r>
      <w:commentRangeEnd w:id="20"/>
      <w:r>
        <w:rPr>
          <w:rStyle w:val="CommentReference"/>
        </w:rPr>
        <w:commentReference w:id="20"/>
      </w:r>
    </w:p>
    <w:p w14:paraId="6E2C4F26" w14:textId="77777777" w:rsidR="00C750FC" w:rsidRDefault="00C750FC" w:rsidP="00C85A05">
      <w:pPr>
        <w:pStyle w:val="Heading3"/>
        <w:rPr>
          <w:noProof/>
        </w:rPr>
      </w:pPr>
      <w:r>
        <w:rPr>
          <w:noProof/>
        </w:rPr>
        <w:t>Measurement Uncertainty</w:t>
      </w:r>
    </w:p>
    <w:p w14:paraId="34E5484F" w14:textId="07E8B1D8" w:rsidR="00C750FC" w:rsidRDefault="00C750FC" w:rsidP="00C750FC">
      <w:pPr>
        <w:ind w:firstLine="576"/>
      </w:pPr>
      <w:r w:rsidRPr="00C26E73">
        <w:t xml:space="preserve">Uncertainty </w:t>
      </w:r>
      <w:r>
        <w:t>in SSY</w:t>
      </w:r>
      <w:r w:rsidRPr="002A4513">
        <w:rPr>
          <w:vertAlign w:val="subscript"/>
        </w:rPr>
        <w:t>EV</w:t>
      </w:r>
      <w:r>
        <w:t xml:space="preserve"> estimates arises from both measurement and model errors, includ</w:t>
      </w:r>
      <w:r w:rsidR="00905A9A">
        <w:t>ing models of stage-discharge (s</w:t>
      </w:r>
      <w:r>
        <w:t>tage-Q) and</w:t>
      </w:r>
      <w:r w:rsidR="00905A9A">
        <w:t xml:space="preserve"> turbidity-suspended sediment concentration</w:t>
      </w:r>
      <w:r>
        <w:t xml:space="preserve"> </w:t>
      </w:r>
      <w:r w:rsidR="00905A9A">
        <w:t>(</w:t>
      </w:r>
      <w:r>
        <w:t>T-SSC</w:t>
      </w:r>
      <w:r w:rsidR="00905A9A">
        <w:t>)</w:t>
      </w:r>
      <w:r>
        <w:t xml:space="preserve"> </w:t>
      </w:r>
      <w:r>
        <w:fldChar w:fldCharType="begin" w:fldLock="1"/>
      </w:r>
      <w:r w:rsidR="00CE2BD5">
        <w:instrText>ADDIN CSL_CITATION { "citationItems" : [ { "id" : "ITEM-1", "itemData" : { "author" : [ { "dropping-particle" : "", "family" : "Harmel", "given" : "R D", "non-dropping-particle" : "", "parse-names" : false, "suffix" : "" }, { "dropping-particle" : "", "family" : "Cooper", "given" : "R J", "non-dropping-particle" : "", "parse-names" : false, "suffix" : "" }, { "dropping-particle" : "", "family" : "Slade", "given" : "R M", "non-dropping-particle" : "", "parse-names" : false, "suffix" : "" }, { "dropping-particle" : "", "family" : "Haney", "given" : "R L", "non-dropping-particle" : "", "parse-names" : false, "suffix" : "" }, { "dropping-particle" : "", "family" : "Arnold", "given" : "J G", "non-dropping-particle" : "", "parse-names" : false, "suffix" : "" } ], "container-title" : "Transactions of the American Society of Agricultural and Biological Engineers", "id" : "ITEM-1", "issue" : "3", "issued" : { "date-parts" : [ [ "2006" ] ] }, "page" : "689-701", "title" : "Cumulative uncertainty in measured streamflow and water quality data for small watersheds", "type" : "article-journal", "volume" : "49" }, "uris" : [ "http://www.mendeley.com/documents/?uuid=e6291eb2-0791-4944-8949-b1f8a0a10340" ] } ], "mendeley" : { "previouslyFormattedCitation" : "(Harmel et al., 2006)" }, "properties" : { "noteIndex" : 0 }, "schema" : "https://github.com/citation-style-language/schema/raw/master/csl-citation.json" }</w:instrText>
      </w:r>
      <w:r>
        <w:fldChar w:fldCharType="separate"/>
      </w:r>
      <w:r w:rsidR="00BD5D91" w:rsidRPr="00BD5D91">
        <w:rPr>
          <w:noProof/>
        </w:rPr>
        <w:t>(Harmel et al., 2006)</w:t>
      </w:r>
      <w:r>
        <w:fldChar w:fldCharType="end"/>
      </w:r>
      <w:r>
        <w:t>. The Root Mean Square Error (RMSE) method estimates the ‘‘most probable value’’ of the cumulative or combined error by propagating the error from each measurement and modeling procedure to the final SSY</w:t>
      </w:r>
      <w:r w:rsidRPr="002A4513">
        <w:rPr>
          <w:vertAlign w:val="subscript"/>
        </w:rPr>
        <w:t>EV</w:t>
      </w:r>
      <w:r>
        <w:t xml:space="preserve"> estimate </w:t>
      </w:r>
      <w:r>
        <w:fldChar w:fldCharType="begin" w:fldLock="1"/>
      </w:r>
      <w:r w:rsidR="00CE2BD5">
        <w:instrText>ADDIN CSL_CITATION { "citationItems" : [ { "id" : "ITEM-1", "itemData" : { "author" : [ { "dropping-particle" : "", "family" : "Topping", "given" : "J.", "non-dropping-particle" : "", "parse-names" : false, "suffix" : "" } ], "edition" : "4th", "id" : "ITEM-1", "issued" : { "date-parts" : [ [ "1972" ] ] }, "publisher" : "Chapman and Hall", "publisher-place" : "London, UK", "title" : "Errors of Observation and their Treatment", "type" : "book" }, "uris" : [ "http://www.mendeley.com/documents/?uuid=1fd8b164-7038-4393-b583-72992decfeb9" ] } ], "mendeley" : { "previouslyFormattedCitation" : "(Topping, 1972)" }, "properties" : { "noteIndex" : 0 }, "schema" : "https://github.com/citation-style-language/schema/raw/master/csl-citation.json" }</w:instrText>
      </w:r>
      <w:r>
        <w:fldChar w:fldCharType="separate"/>
      </w:r>
      <w:r w:rsidRPr="004307A4">
        <w:rPr>
          <w:noProof/>
        </w:rPr>
        <w:t>(Topping, 1972)</w:t>
      </w:r>
      <w:r>
        <w:fldChar w:fldCharType="end"/>
      </w:r>
      <w:r>
        <w:t>. The resulting cumulative probable error (uncertainty) is the square root of the sum of the squares of the maximum values of the separate errors:</w:t>
      </w:r>
    </w:p>
    <w:tbl>
      <w:tblPr>
        <w:tblStyle w:val="TableGrid"/>
        <w:tblW w:w="0" w:type="auto"/>
        <w:tblLook w:val="04A0" w:firstRow="1" w:lastRow="0" w:firstColumn="1" w:lastColumn="0" w:noHBand="0" w:noVBand="1"/>
      </w:tblPr>
      <w:tblGrid>
        <w:gridCol w:w="1530"/>
        <w:gridCol w:w="6480"/>
        <w:gridCol w:w="1340"/>
      </w:tblGrid>
      <w:tr w:rsidR="00C750FC" w14:paraId="01DD5D02" w14:textId="77777777" w:rsidTr="00D33038">
        <w:tc>
          <w:tcPr>
            <w:tcW w:w="1530" w:type="dxa"/>
            <w:tcBorders>
              <w:top w:val="nil"/>
              <w:left w:val="nil"/>
              <w:bottom w:val="nil"/>
              <w:right w:val="nil"/>
            </w:tcBorders>
          </w:tcPr>
          <w:p w14:paraId="5B13E0EE" w14:textId="77777777" w:rsidR="00C750FC" w:rsidRDefault="00C750FC" w:rsidP="00D33038"/>
        </w:tc>
        <w:tc>
          <w:tcPr>
            <w:tcW w:w="6480" w:type="dxa"/>
            <w:tcBorders>
              <w:top w:val="nil"/>
              <w:left w:val="nil"/>
              <w:bottom w:val="nil"/>
              <w:right w:val="nil"/>
            </w:tcBorders>
          </w:tcPr>
          <w:p w14:paraId="24A8E952" w14:textId="77777777" w:rsidR="00C750FC" w:rsidRDefault="00C750FC" w:rsidP="00D33038">
            <m:oMathPara>
              <m:oMath>
                <m:r>
                  <w:rPr>
                    <w:rFonts w:ascii="Cambria Math" w:hAnsi="Cambria Math"/>
                  </w:rPr>
                  <m:t xml:space="preserve">PE=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(E</m:t>
                            </m:r>
                          </m:e>
                          <m:sub>
                            <m:r>
                              <w:rPr>
                                <w:rFonts w:ascii="Cambria Math" w:hAnsi="Cambria Math"/>
                              </w:rPr>
                              <m:t>Qmeas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SSCmeas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Qmod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SSCmod</m:t>
                            </m:r>
                          </m:sub>
                          <m:sup>
                            <m:r>
                              <w:rPr>
                                <w:rFonts w:ascii="Cambria Math" w:hAnsi="Cambria Math"/>
                              </w:rPr>
                              <m:t>2</m:t>
                            </m:r>
                          </m:sup>
                        </m:sSubSup>
                        <m:r>
                          <w:rPr>
                            <w:rFonts w:ascii="Cambria Math" w:hAnsi="Cambria Math"/>
                          </w:rPr>
                          <m:t>)</m:t>
                        </m:r>
                      </m:e>
                    </m:nary>
                  </m:e>
                </m:rad>
              </m:oMath>
            </m:oMathPara>
          </w:p>
        </w:tc>
        <w:tc>
          <w:tcPr>
            <w:tcW w:w="1340" w:type="dxa"/>
            <w:tcBorders>
              <w:top w:val="nil"/>
              <w:left w:val="nil"/>
              <w:bottom w:val="nil"/>
              <w:right w:val="nil"/>
            </w:tcBorders>
          </w:tcPr>
          <w:p w14:paraId="7F0BC6FA" w14:textId="77777777" w:rsidR="00C750FC" w:rsidRDefault="00C750FC" w:rsidP="00D33038">
            <w:pPr>
              <w:jc w:val="right"/>
            </w:pPr>
            <w:r>
              <w:t>Equation 5</w:t>
            </w:r>
          </w:p>
        </w:tc>
      </w:tr>
      <w:tr w:rsidR="00C750FC" w14:paraId="264A0A4A" w14:textId="77777777" w:rsidTr="00D33038">
        <w:tc>
          <w:tcPr>
            <w:tcW w:w="9350" w:type="dxa"/>
            <w:gridSpan w:val="3"/>
            <w:tcBorders>
              <w:top w:val="nil"/>
              <w:left w:val="nil"/>
              <w:bottom w:val="nil"/>
              <w:right w:val="nil"/>
            </w:tcBorders>
          </w:tcPr>
          <w:p w14:paraId="2445D6B1" w14:textId="1A6F557A" w:rsidR="00C750FC" w:rsidRDefault="00C750FC" w:rsidP="00D33038">
            <w:r>
              <w:t xml:space="preserve">where PE is the cumulative probable error for individual measured values (±%), </w:t>
            </w:r>
            <w:proofErr w:type="spellStart"/>
            <w:r>
              <w:t>E</w:t>
            </w:r>
            <w:r w:rsidRPr="002E3583">
              <w:rPr>
                <w:vertAlign w:val="subscript"/>
              </w:rPr>
              <w:t>Q</w:t>
            </w:r>
            <w:r>
              <w:rPr>
                <w:vertAlign w:val="subscript"/>
              </w:rPr>
              <w:t>meas</w:t>
            </w:r>
            <w:proofErr w:type="spellEnd"/>
            <w:r>
              <w:t xml:space="preserve"> = uncertainty in Q measurements (±%), </w:t>
            </w:r>
            <w:proofErr w:type="spellStart"/>
            <w:r w:rsidRPr="002E3583">
              <w:t>E</w:t>
            </w:r>
            <w:r w:rsidRPr="002E3583">
              <w:rPr>
                <w:vertAlign w:val="subscript"/>
              </w:rPr>
              <w:t>SSC</w:t>
            </w:r>
            <w:r>
              <w:rPr>
                <w:vertAlign w:val="subscript"/>
              </w:rPr>
              <w:t>meas</w:t>
            </w:r>
            <w:proofErr w:type="spellEnd"/>
            <w:r w:rsidRPr="002E3583">
              <w:t xml:space="preserve"> </w:t>
            </w:r>
            <w:r>
              <w:t xml:space="preserve">= uncertainty in SSC measurements (± %), </w:t>
            </w:r>
            <w:proofErr w:type="spellStart"/>
            <w:r>
              <w:t>E</w:t>
            </w:r>
            <w:r w:rsidRPr="002E3583">
              <w:rPr>
                <w:vertAlign w:val="subscript"/>
              </w:rPr>
              <w:t>Q</w:t>
            </w:r>
            <w:r>
              <w:rPr>
                <w:vertAlign w:val="subscript"/>
              </w:rPr>
              <w:t>mod</w:t>
            </w:r>
            <w:proofErr w:type="spellEnd"/>
            <w:r>
              <w:t xml:space="preserve"> = uncertainty in Q modeled by the Stage-Q relationship (RMSE, as ±% of the mean observed Q), </w:t>
            </w:r>
            <w:proofErr w:type="spellStart"/>
            <w:r w:rsidRPr="002E3583">
              <w:t>E</w:t>
            </w:r>
            <w:r w:rsidRPr="002E3583">
              <w:rPr>
                <w:vertAlign w:val="subscript"/>
              </w:rPr>
              <w:t>SSC</w:t>
            </w:r>
            <w:r>
              <w:rPr>
                <w:vertAlign w:val="subscript"/>
              </w:rPr>
              <w:t>mod</w:t>
            </w:r>
            <w:proofErr w:type="spellEnd"/>
            <w:r w:rsidRPr="002E3583">
              <w:t xml:space="preserve"> </w:t>
            </w:r>
            <w:r>
              <w:t>= uncertainty in SSC modeled by the T-SSC relationship (RMSE, as ± % of the mean observed SSC)</w:t>
            </w:r>
            <w:r>
              <w:fldChar w:fldCharType="begin" w:fldLock="1"/>
            </w:r>
            <w:r w:rsidR="00CE2BD5">
              <w:instrText>ADDIN CSL_CITATION { "citationItems" : [ { "id" : "ITEM-1", "itemData" : { "ISBN" : "1364-8152", "author" : [ { "dropping-particle" : "", "family" : "Harmel", "given" : "R D", "non-dropping-particle" : "", "parse-names" : false, "suffix" : "" }, { "dropping-particle" : "", "family" : "Smith", "given" : "D R", "non-dropping-particle" : "", "parse-names" : false, "suffix" : "" }, { "dropping-particle" : "", "family" : "King", "given" : "K W", "non-dropping-particle" : "", "parse-names" : false, "suffix" : "" }, { "dropping-particle" : "", "family" : "Slade", "given" : "R M", "non-dropping-particle" : "", "parse-names" : false, "suffix" : "" } ], "container-title" : "Environmental Modelling &amp; Software", "id" : "ITEM-1", "issue" : "7", "issued" : { "date-parts" : [ [ "2009" ] ] }, "page" : "832-842", "title" : "Estimating storm discharge and water quality data uncertainty: A software tool for monitoring and modeling applications", "type" : "article-journal", "volume" : "24" }, "uris" : [ "http://www.mendeley.com/documents/?uuid=4be39c27-b590-4800-9b8e-c988d1d312db" ] } ], "mendeley" : { "previouslyFormattedCitation" : "(Harmel et al., 2009)" }, "properties" : { "noteIndex" : 0 }, "schema" : "https://github.com/citation-style-language/schema/raw/master/csl-citation.json" }</w:instrText>
            </w:r>
            <w:r>
              <w:fldChar w:fldCharType="separate"/>
            </w:r>
            <w:r w:rsidRPr="00DE1B13">
              <w:rPr>
                <w:noProof/>
              </w:rPr>
              <w:t>(Harmel et al., 2009)</w:t>
            </w:r>
            <w:r>
              <w:fldChar w:fldCharType="end"/>
            </w:r>
            <w:r>
              <w:t xml:space="preserve">.  </w:t>
            </w:r>
          </w:p>
        </w:tc>
      </w:tr>
    </w:tbl>
    <w:p w14:paraId="6F8051B4" w14:textId="2836595E" w:rsidR="00252FE3" w:rsidRDefault="00C750FC" w:rsidP="00252FE3">
      <w:pPr>
        <w:ind w:firstLine="576"/>
      </w:pPr>
      <w:r>
        <w:t xml:space="preserve">PE </w:t>
      </w:r>
      <w:r w:rsidR="007254D1">
        <w:t>was</w:t>
      </w:r>
      <w:r>
        <w:t xml:space="preserve"> calculated for each storm event </w:t>
      </w:r>
      <w:r w:rsidR="007254D1">
        <w:t>to</w:t>
      </w:r>
      <w:r>
        <w:t xml:space="preserve"> add</w:t>
      </w:r>
      <w:r w:rsidR="007254D1">
        <w:t xml:space="preserve"> a statistical measure</w:t>
      </w:r>
      <w:r>
        <w:t xml:space="preserve"> of uncertainty to SSY</w:t>
      </w:r>
      <w:r w:rsidRPr="00C05411">
        <w:rPr>
          <w:vertAlign w:val="subscript"/>
        </w:rPr>
        <w:t>EV</w:t>
      </w:r>
      <w:r>
        <w:rPr>
          <w:vertAlign w:val="subscript"/>
        </w:rPr>
        <w:t xml:space="preserve"> </w:t>
      </w:r>
      <w:r>
        <w:t>(±tons). The effect of uncertain SSY</w:t>
      </w:r>
      <w:r w:rsidRPr="00C05411">
        <w:rPr>
          <w:vertAlign w:val="subscript"/>
        </w:rPr>
        <w:t>EV</w:t>
      </w:r>
      <w:r>
        <w:t xml:space="preserve"> estimates may complicate conclusions about SSY</w:t>
      </w:r>
      <w:r w:rsidRPr="006D0E9F">
        <w:rPr>
          <w:vertAlign w:val="subscript"/>
        </w:rPr>
        <w:t>EV</w:t>
      </w:r>
      <w:r>
        <w:t xml:space="preserve">-Qmax relationships, contributions from subwatersheds, and anthropogenic impacts. This is common in sediment yield studies where successful models estimate SSY with ±50-100% accuracy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183DB2">
        <w:rPr>
          <w:noProof/>
        </w:rPr>
        <w:t>(Duvert et al., 2012)</w:t>
      </w:r>
      <w:r>
        <w:fldChar w:fldCharType="end"/>
      </w:r>
      <w:r>
        <w:t xml:space="preserve">, but </w:t>
      </w:r>
      <w:r w:rsidR="007254D1">
        <w:t>preliminary data suggested</w:t>
      </w:r>
      <w:r>
        <w:t xml:space="preserve"> the difference in SSY</w:t>
      </w:r>
      <w:r w:rsidRPr="00C05411">
        <w:rPr>
          <w:vertAlign w:val="subscript"/>
        </w:rPr>
        <w:t>EV</w:t>
      </w:r>
      <w:r>
        <w:t xml:space="preserve"> from the upper and lower subwatersheds </w:t>
      </w:r>
      <w:r w:rsidR="007254D1">
        <w:t>was</w:t>
      </w:r>
      <w:r>
        <w:t xml:space="preserve"> significantly larger than the uncertainty in the SSY estimates. </w:t>
      </w:r>
    </w:p>
    <w:p w14:paraId="23376A70" w14:textId="77777777" w:rsidR="00D33038" w:rsidRDefault="00D33038" w:rsidP="00C85A05">
      <w:pPr>
        <w:pStyle w:val="Heading2"/>
      </w:pPr>
      <w:r>
        <w:t>RESULTS</w:t>
      </w:r>
    </w:p>
    <w:p w14:paraId="1C9CED4B" w14:textId="77777777" w:rsidR="00BD5D91" w:rsidRDefault="00BD5D91" w:rsidP="00C85A05">
      <w:pPr>
        <w:pStyle w:val="Heading3"/>
      </w:pPr>
      <w:r>
        <w:t>Field Data Collection</w:t>
      </w:r>
    </w:p>
    <w:p w14:paraId="263F4928" w14:textId="77777777" w:rsidR="00BD5D91" w:rsidRDefault="00BD5D91" w:rsidP="00C85A05">
      <w:pPr>
        <w:pStyle w:val="Heading4"/>
      </w:pPr>
      <w:r>
        <w:t>Precipitation</w:t>
      </w:r>
    </w:p>
    <w:p w14:paraId="00A0518B" w14:textId="08558E8E" w:rsidR="00BD5D91" w:rsidRDefault="00905A9A" w:rsidP="00BD5D91">
      <w:pPr>
        <w:ind w:firstLine="720"/>
        <w:jc w:val="both"/>
      </w:pPr>
      <w:r>
        <w:t xml:space="preserve">Annual precipitation measured at RG1 was 3,350mm and 3,443mm in 2012 and 2013 respectively. </w:t>
      </w:r>
      <w:commentRangeStart w:id="21"/>
      <w:commentRangeStart w:id="22"/>
      <w:r>
        <w:t xml:space="preserve">These annual rainfall amounts are approximately 73% of long-term </w:t>
      </w:r>
      <w:r w:rsidRPr="00EC68DA">
        <w:t>Parameter-elevation Relationships on Independent Slopes Model</w:t>
      </w:r>
      <w:r>
        <w:t xml:space="preserve"> (PRISM) rainfall data (=4500-4800mm)</w:t>
      </w:r>
      <w:commentRangeEnd w:id="21"/>
      <w:r>
        <w:rPr>
          <w:rStyle w:val="CommentReference"/>
        </w:rPr>
        <w:commentReference w:id="21"/>
      </w:r>
      <w:commentRangeEnd w:id="22"/>
      <w:r>
        <w:rPr>
          <w:rStyle w:val="CommentReference"/>
        </w:rPr>
        <w:commentReference w:id="22"/>
      </w:r>
      <w:r>
        <w:t>(</w:t>
      </w:r>
      <w:r>
        <w:fldChar w:fldCharType="begin"/>
      </w:r>
      <w:r>
        <w:instrText xml:space="preserve"> REF _Ref383161755 \h  \* MERGEFORMAT </w:instrText>
      </w:r>
      <w:r>
        <w:fldChar w:fldCharType="end"/>
      </w:r>
      <w:r>
        <w:t xml:space="preserve">; </w:t>
      </w:r>
      <w:r>
        <w:fldChar w:fldCharType="begin" w:fldLock="1"/>
      </w:r>
      <w:r w:rsidR="00CE2BD5">
        <w:instrText>ADDIN CSL_CITATION { "citationItems" : [ { "id" : "ITEM-1", "itemData" : { "author" : [ { "dropping-particle" : "", "family" : "Craig", "given" : "Peter", "non-dropping-particle" : "", "parse-names" : false, "suffix" : "" } ], "editor" : [ { "dropping-particle" : "", "family" : "Samoa", "given" : "National Park of American", "non-dropping-particle" : "", "parse-names" : false, "suffix" : "" } ], "id" : "ITEM-1", "issued" : { "date-parts" : [ [ "2009" ] ] }, "publisher-place" : "Pago Pago, American Samoa", "title" : "Natural History Guide to American Samoa", "type" : "article" }, "uris" : [ "http://www.mendeley.com/documents/?uuid=6668c11d-8f35-4c8f-9580-380cdab82221" ] } ], "mendeley" : { "manualFormatting" : "Craig, 2009)", "previouslyFormattedCitation" : "(Craig, 2009)" }, "properties" : { "noteIndex" : 0 }, "schema" : "https://github.com/citation-style-language/schema/raw/master/csl-citation.json" }</w:instrText>
      </w:r>
      <w:r>
        <w:fldChar w:fldCharType="separate"/>
      </w:r>
      <w:r w:rsidRPr="00091DE2">
        <w:rPr>
          <w:noProof/>
        </w:rPr>
        <w:t>Craig, 2009)</w:t>
      </w:r>
      <w:r>
        <w:fldChar w:fldCharType="end"/>
      </w:r>
      <w:r>
        <w:t xml:space="preserve">.  </w:t>
      </w:r>
      <w:r w:rsidR="00672738">
        <w:t>Comparison of</w:t>
      </w:r>
      <w:r w:rsidR="00BD5D91">
        <w:t xml:space="preserve"> rain gauge</w:t>
      </w:r>
      <w:r w:rsidR="00672738">
        <w:t xml:space="preserve"> data </w:t>
      </w:r>
      <w:r w:rsidR="00BD5D91">
        <w:t xml:space="preserve">didn’t show any orographic relationship between RG1 and </w:t>
      </w:r>
      <w:proofErr w:type="spellStart"/>
      <w:r w:rsidR="00BD5D91">
        <w:t>Wx</w:t>
      </w:r>
      <w:proofErr w:type="spellEnd"/>
      <w:r w:rsidR="00BD5D91">
        <w:t>, or RG1 and RG2, so precipitation was assumed to be homogenous over the watershed for all analyses</w:t>
      </w:r>
      <w:r w:rsidR="00672738">
        <w:t>.</w:t>
      </w:r>
      <w:r w:rsidR="00BD5D91">
        <w:t xml:space="preserve"> Rain gauges could only be placed as high as ~300m</w:t>
      </w:r>
      <w:r w:rsidR="001F3934">
        <w:t xml:space="preserve"> (RG2)</w:t>
      </w:r>
      <w:r w:rsidR="00BD5D91">
        <w:t xml:space="preserve">, though the highest point in the watershed is ~600m. </w:t>
      </w:r>
      <w:r>
        <w:t xml:space="preserve">Long-term rain gage records show a strong precipitation gradient with increasing elevation, with average precipitation of 3-4,000mm on the lowlands, increasing to more than 6,350mm at the highest elevations around the harbor (Mt. Alava and Matafao Peak) </w:t>
      </w:r>
      <w:r>
        <w:fldChar w:fldCharType="begin" w:fldLock="1"/>
      </w:r>
      <w:r w:rsidR="00CE2BD5">
        <w:instrText>ADDIN CSL_CITATION { "citationItems" : [ { "id" : "ITEM-1", "itemData" : { "author" : [ { "dropping-particle" : "", "family" : "Dames &amp; Moore", "given" : "", "non-dropping-particle" : "", "parse-names" : false, "suffix" : "" } ], "id" : "ITEM-1", "issued" : { "date-parts" : [ [ "1981" ] ] }, "page" : "63", "publisher" : "U.S. Army Engineer District, Honolulu", "publisher-place" : "Honolulu, HI", "title" : "Hydrologic Investigation of Surface Water for Water Supply and Hydropower", "type" : "article" }, "uris" : [ "http://www.mendeley.com/documents/?uuid=e76de0d0-1b19-490e-8c83-8d6ed1ed37d9" ] }, { "id" : "ITEM-2", "itemData" : { "ISBN" : "95-4185", "author" : [ { "dropping-particle" : "", "family" : "Wong", "given" : "M", "non-dropping-particle" : "", "parse-names" : false, "suffix" : "" } ], "editor" : [ { "dropping-particle" : "", "family" : "Survey", "given" : "U S Geological", "non-dropping-particle" : "", "parse-names" : false, "suffix" : "" } ], "id" : "ITEM-2", "issued" : { "date-parts" : [ [ "1996" ] ] }, "publisher" : "USGS", "publisher-place" : "Honolulu, HI", "title" : "Analysis of Streamflow Characteristics for Streams on the Island of Tutuila, American Samoa", "type" : "article" }, "uris" : [ "http://www.mendeley.com/documents/?uuid=fc91ec82-afdd-4759-8a08-1cfb798692d6" ] }, { "id" : "ITEM-3", "itemData" : { "author" : [ { "dropping-particle" : "", "family" : "Craig", "given" : "Peter", "non-dropping-particle" : "", "parse-names" : false, "suffix" : "" } ], "editor" : [ { "dropping-particle" : "", "family" : "Samoa", "given" : "National Park of American", "non-dropping-particle" : "", "parse-names" : false, "suffix" : "" } ], "id" : "ITEM-3", "issued" : { "date-parts" : [ [ "2009" ] ] }, "publisher-place" : "Pago Pago, American Samoa", "title" : "Natural History Guide to American Samoa", "type" : "article" }, "uris" : [ "http://www.mendeley.com/documents/?uuid=6668c11d-8f35-4c8f-9580-380cdab82221" ] } ], "mendeley" : { "previouslyFormattedCitation" : "(Craig, 2009; Dames &amp; Moore, 1981; Wong, 1996)" }, "properties" : { "noteIndex" : 0 }, "schema" : "https://github.com/citation-style-language/schema/raw/master/csl-citation.json" }</w:instrText>
      </w:r>
      <w:r>
        <w:fldChar w:fldCharType="separate"/>
      </w:r>
      <w:r w:rsidR="00CE2BD5" w:rsidRPr="00CE2BD5">
        <w:rPr>
          <w:noProof/>
        </w:rPr>
        <w:t>(Craig, 2009; Dames &amp; Moore, 1981; Wong, 1996)</w:t>
      </w:r>
      <w:r>
        <w:fldChar w:fldCharType="end"/>
      </w:r>
      <w:r>
        <w:t xml:space="preserve">. Rainfall records from 1903-1973 show average precipitation is </w:t>
      </w:r>
      <w:r w:rsidR="00672738">
        <w:t xml:space="preserve">6,350mm </w:t>
      </w:r>
      <w:r>
        <w:t xml:space="preserve"> at Matafao peak, </w:t>
      </w:r>
      <w:r w:rsidR="00672738">
        <w:t>5,300mm</w:t>
      </w:r>
      <w:r>
        <w:t xml:space="preserve"> at Matafao Dam and about </w:t>
      </w:r>
      <w:r w:rsidR="00672738">
        <w:t>3,800mm</w:t>
      </w:r>
      <w:r>
        <w:t xml:space="preserve"> on the coastal plain </w:t>
      </w:r>
      <w:r>
        <w:fldChar w:fldCharType="begin" w:fldLock="1"/>
      </w:r>
      <w:r w:rsidR="00CE2BD5">
        <w:instrText>ADDIN CSL_CITATION { "citationItems" : [ { "id" : "ITEM-1", "itemData" : { "author" : [ { "dropping-particle" : "", "family" : "Tonkin &amp; Taylor International Ltd.", "given" : "", "non-dropping-particle" : "", "parse-names" : false, "suffix" : "" } ], "id" : "ITEM-1", "issued" : { "date-parts" : [ [ "1989" ] ] }, "title" : "Hydropower feasibility studies interim report phase 1.pdf", "type" : "article" }, "uris" : [ "http://www.mendeley.com/documents/?uuid=07dc1e88-625f-4bcf-b00a-fc64fec9e26d" ] } ], "mendeley" : { "previouslyFormattedCitation" : "(Tonkin &amp; Taylor International Ltd., 1989)" }, "properties" : { "noteIndex" : 0 }, "schema" : "https://github.com/citation-style-language/schema/raw/master/csl-citation.json" }</w:instrText>
      </w:r>
      <w:r>
        <w:fldChar w:fldCharType="separate"/>
      </w:r>
      <w:r w:rsidR="00CE2BD5" w:rsidRPr="00CE2BD5">
        <w:rPr>
          <w:noProof/>
        </w:rPr>
        <w:t>(Tonkin &amp; Taylor International Ltd., 1989)</w:t>
      </w:r>
      <w:r>
        <w:fldChar w:fldCharType="end"/>
      </w:r>
      <w:r>
        <w:t xml:space="preserve">. </w:t>
      </w:r>
      <w:r w:rsidR="00BD5D91">
        <w:t xml:space="preserve">Rainfall data measured at higher elevations would be useful to determine a more robust orographic rainfall relationship. </w:t>
      </w:r>
    </w:p>
    <w:p w14:paraId="1ACD800B" w14:textId="34EA16EA" w:rsidR="001F3934" w:rsidRDefault="00350E8D" w:rsidP="00C85A05">
      <w:pPr>
        <w:pStyle w:val="Heading4"/>
      </w:pPr>
      <w:r>
        <w:t>Discharge</w:t>
      </w:r>
    </w:p>
    <w:p w14:paraId="137DE8A0" w14:textId="466DDA97" w:rsidR="00350E8D" w:rsidRDefault="00350E8D" w:rsidP="00350E8D">
      <w:pPr>
        <w:spacing w:after="120" w:line="240" w:lineRule="auto"/>
        <w:ind w:firstLine="720"/>
        <w:jc w:val="both"/>
      </w:pPr>
      <w:r>
        <w:rPr>
          <w:rStyle w:val="CommentReference"/>
        </w:rPr>
        <w:commentReference w:id="23"/>
      </w:r>
      <w:r>
        <w:rPr>
          <w:rStyle w:val="CommentReference"/>
        </w:rPr>
        <w:commentReference w:id="24"/>
      </w:r>
      <w:r w:rsidR="00826278">
        <w:t>The non</w:t>
      </w:r>
      <w:r>
        <w:t xml:space="preserve">-linear rating curve </w:t>
      </w:r>
      <w:r w:rsidR="00CE2BD5">
        <w:t>(3</w:t>
      </w:r>
      <w:r w:rsidR="00CE2BD5" w:rsidRPr="00CE2BD5">
        <w:rPr>
          <w:vertAlign w:val="superscript"/>
        </w:rPr>
        <w:t>rd</w:t>
      </w:r>
      <w:r w:rsidR="00CE2BD5">
        <w:t xml:space="preserve"> order polynomial) </w:t>
      </w:r>
      <w:r w:rsidR="00826278">
        <w:t xml:space="preserve">fit to </w:t>
      </w:r>
      <w:r w:rsidR="00CE2BD5">
        <w:t>discharge predicted by Manning’s (n=0.50)</w:t>
      </w:r>
      <w:r w:rsidR="00826278">
        <w:t xml:space="preserve"> </w:t>
      </w:r>
      <w:r>
        <w:t xml:space="preserve">was selected at the VILLAGE site. A-V measurements could not be made at high discharges at FOREST due </w:t>
      </w:r>
      <w:r>
        <w:lastRenderedPageBreak/>
        <w:t xml:space="preserve">to safety concerns so a rating curve was developed using </w:t>
      </w:r>
      <w:r w:rsidR="00CE2BD5">
        <w:t xml:space="preserve">HEC-RAS </w:t>
      </w:r>
      <w:r w:rsidR="00CE2BD5">
        <w:fldChar w:fldCharType="begin" w:fldLock="1"/>
      </w:r>
      <w:r w:rsidR="00CE2BD5">
        <w:instrText>ADDIN CSL_CITATION { "citationItems" : [ { "id" : "ITEM-1", "itemData" : { "author" : [ { "dropping-particle" : "", "family" : "Brunner", "given" : "Gary", "non-dropping-particle" : "", "parse-names" : false, "suffix" : "" } ], "id" : "ITEM-1", "issue" : "January", "issued" : { "date-parts" : [ [ "2010" ] ] }, "title" : "HEC-RAS River Analysis System", "type" : "article-journal" }, "uris" : [ "http://www.mendeley.com/documents/?uuid=ee35b0a4-e183-4caa-8821-45008eedb45f" ] } ], "mendeley" : { "previouslyFormattedCitation" : "(Brunner, 2010)" }, "properties" : { "noteIndex" : 0 }, "schema" : "https://github.com/citation-style-language/schema/raw/master/csl-citation.json" }</w:instrText>
      </w:r>
      <w:r w:rsidR="00CE2BD5">
        <w:fldChar w:fldCharType="separate"/>
      </w:r>
      <w:r w:rsidR="00CE2BD5" w:rsidRPr="00CE2BD5">
        <w:rPr>
          <w:noProof/>
        </w:rPr>
        <w:t>(Brunner, 2010)</w:t>
      </w:r>
      <w:r w:rsidR="00CE2BD5">
        <w:fldChar w:fldCharType="end"/>
      </w:r>
      <w:r>
        <w:t xml:space="preserve">. Discharge was characterized by periods of low but perennial baseflow (FOREST: 7-53 L/sec), punctuated by short, flashy hydrograph peaks (FOREST: max </w:t>
      </w:r>
      <w:r w:rsidR="009E0CA5" w:rsidRPr="009E0CA5">
        <w:t>6</w:t>
      </w:r>
      <w:r w:rsidR="009E0CA5">
        <w:t>,</w:t>
      </w:r>
      <w:r w:rsidR="009E0CA5" w:rsidRPr="009E0CA5">
        <w:t>873</w:t>
      </w:r>
      <w:r w:rsidR="009E0CA5">
        <w:t xml:space="preserve"> </w:t>
      </w:r>
      <w:r>
        <w:t>L/</w:t>
      </w:r>
      <w:commentRangeStart w:id="25"/>
      <w:commentRangeStart w:id="26"/>
      <w:r>
        <w:t>sec</w:t>
      </w:r>
      <w:commentRangeEnd w:id="25"/>
      <w:r>
        <w:rPr>
          <w:rStyle w:val="CommentReference"/>
        </w:rPr>
        <w:commentReference w:id="25"/>
      </w:r>
      <w:commentRangeEnd w:id="26"/>
      <w:r w:rsidR="00CE2BD5">
        <w:t xml:space="preserve">, VILLAGE: max </w:t>
      </w:r>
      <w:r>
        <w:rPr>
          <w:rStyle w:val="CommentReference"/>
        </w:rPr>
        <w:commentReference w:id="26"/>
      </w:r>
      <w:r w:rsidR="00CE2BD5" w:rsidRPr="00CE2BD5">
        <w:t xml:space="preserve"> 101</w:t>
      </w:r>
      <w:r w:rsidR="00CE2BD5">
        <w:t>,</w:t>
      </w:r>
      <w:r w:rsidR="00CE2BD5" w:rsidRPr="00CE2BD5">
        <w:t>110</w:t>
      </w:r>
      <w:r w:rsidR="00CE2BD5">
        <w:t xml:space="preserve"> L/sec</w:t>
      </w:r>
      <w:r>
        <w:t xml:space="preserve">). </w:t>
      </w:r>
    </w:p>
    <w:p w14:paraId="27BE2E4E" w14:textId="71E91F76" w:rsidR="007213F2" w:rsidRDefault="00F36E98" w:rsidP="007213F2">
      <w:pPr>
        <w:spacing w:after="120" w:line="240" w:lineRule="auto"/>
        <w:jc w:val="both"/>
      </w:pPr>
      <w:r>
        <w:object w:dxaOrig="8641" w:dyaOrig="4305" w14:anchorId="1768F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15.25pt" o:ole="">
            <v:imagedata r:id="rId11" o:title=""/>
          </v:shape>
          <o:OLEObject Type="Embed" ProgID="AcroExch.Document.7" ShapeID="_x0000_i1025" DrawAspect="Content" ObjectID="_1485870208" r:id="rId12"/>
        </w:object>
      </w:r>
      <w:r w:rsidR="004510EB">
        <w:rPr>
          <w:rStyle w:val="CommentReference"/>
        </w:rPr>
        <w:commentReference w:id="27"/>
      </w:r>
    </w:p>
    <w:p w14:paraId="3043AC7A" w14:textId="77777777" w:rsidR="00F36E98" w:rsidRDefault="00F36E98" w:rsidP="007213F2">
      <w:pPr>
        <w:spacing w:after="120" w:line="240" w:lineRule="auto"/>
        <w:jc w:val="both"/>
      </w:pPr>
      <w:r>
        <w:object w:dxaOrig="8641" w:dyaOrig="4305" w14:anchorId="31BDC7BB">
          <v:shape id="_x0000_i1026" type="#_x0000_t75" style="width:6in;height:215.25pt" o:ole="">
            <v:imagedata r:id="rId13" o:title=""/>
          </v:shape>
          <o:OLEObject Type="Embed" ProgID="AcroExch.Document.7" ShapeID="_x0000_i1026" DrawAspect="Content" ObjectID="_1485870209" r:id="rId14"/>
        </w:object>
      </w:r>
    </w:p>
    <w:p w14:paraId="29B06FD7" w14:textId="77777777" w:rsidR="00A3292F" w:rsidRDefault="00A3292F" w:rsidP="007213F2">
      <w:pPr>
        <w:spacing w:after="120" w:line="240" w:lineRule="auto"/>
        <w:jc w:val="both"/>
      </w:pPr>
      <w:r>
        <w:object w:dxaOrig="8641" w:dyaOrig="6465" w14:anchorId="70BF4BEA">
          <v:shape id="_x0000_i1027" type="#_x0000_t75" style="width:6in;height:323.25pt" o:ole="">
            <v:imagedata r:id="rId15" o:title=""/>
          </v:shape>
          <o:OLEObject Type="Embed" ProgID="AcroExch.Document.7" ShapeID="_x0000_i1027" DrawAspect="Content" ObjectID="_1485870210" r:id="rId16"/>
        </w:object>
      </w:r>
    </w:p>
    <w:p w14:paraId="0EA5F7D6" w14:textId="643D754E" w:rsidR="00DA6E87" w:rsidRDefault="00350E8D" w:rsidP="00C85A05">
      <w:pPr>
        <w:pStyle w:val="Heading4"/>
      </w:pPr>
      <w:r>
        <w:t>Suspended Sediment Concentration</w:t>
      </w:r>
    </w:p>
    <w:p w14:paraId="54EAEE18" w14:textId="0C5CC9A6" w:rsidR="00350E8D" w:rsidRDefault="00350E8D" w:rsidP="00350E8D">
      <w:pPr>
        <w:ind w:firstLine="576"/>
        <w:jc w:val="both"/>
        <w:rPr>
          <w:noProof/>
        </w:rPr>
      </w:pPr>
      <w:commentRangeStart w:id="28"/>
      <w:r>
        <w:rPr>
          <w:noProof/>
        </w:rPr>
        <w:t>M</w:t>
      </w:r>
      <w:r w:rsidR="00826278">
        <w:rPr>
          <w:noProof/>
        </w:rPr>
        <w:t xml:space="preserve">ean SSC values </w:t>
      </w:r>
      <w:r>
        <w:rPr>
          <w:noProof/>
        </w:rPr>
        <w:t>(baseflow and stormflow ) were lowest at the FOREST site (32mg/L),</w:t>
      </w:r>
      <w:r w:rsidR="00E47169">
        <w:rPr>
          <w:noProof/>
        </w:rPr>
        <w:t xml:space="preserve"> and</w:t>
      </w:r>
      <w:r>
        <w:rPr>
          <w:noProof/>
        </w:rPr>
        <w:t xml:space="preserve"> </w:t>
      </w:r>
      <w:r w:rsidR="00E47169">
        <w:rPr>
          <w:noProof/>
        </w:rPr>
        <w:t>highest at the QUARRY (213mg/L)</w:t>
      </w:r>
      <w:r>
        <w:rPr>
          <w:noProof/>
        </w:rPr>
        <w:t xml:space="preserve"> and the donwstre</w:t>
      </w:r>
      <w:r w:rsidR="00555C0F">
        <w:rPr>
          <w:noProof/>
        </w:rPr>
        <w:t>am VILLAGE</w:t>
      </w:r>
      <w:r w:rsidR="00826278">
        <w:rPr>
          <w:noProof/>
        </w:rPr>
        <w:t xml:space="preserve"> site (145</w:t>
      </w:r>
      <w:r>
        <w:rPr>
          <w:noProof/>
        </w:rPr>
        <w:t>mg/L</w:t>
      </w:r>
      <w:r w:rsidR="00555C0F">
        <w:rPr>
          <w:noProof/>
        </w:rPr>
        <w:t>)</w:t>
      </w:r>
      <w:r>
        <w:rPr>
          <w:noProof/>
        </w:rPr>
        <w:t xml:space="preserve"> . </w:t>
      </w:r>
      <w:commentRangeEnd w:id="28"/>
      <w:r>
        <w:rPr>
          <w:rStyle w:val="CommentReference"/>
        </w:rPr>
        <w:commentReference w:id="28"/>
      </w:r>
      <w:r>
        <w:rPr>
          <w:noProof/>
        </w:rPr>
        <w:t>Maximum SSC values were 500mg/L, 12,600 mg/L, and 3,500 mg/L at the upstream (FOREST), quarry (QUARRY), and downstream (VILLAGE) sites, respec</w:t>
      </w:r>
      <w:r w:rsidR="00E47169">
        <w:rPr>
          <w:noProof/>
        </w:rPr>
        <w:t>tively.  The maximum SSC values at QUARRY</w:t>
      </w:r>
      <w:r>
        <w:rPr>
          <w:noProof/>
        </w:rPr>
        <w:t xml:space="preserve"> (12,600 mg/L ) and </w:t>
      </w:r>
      <w:r w:rsidR="00E47169">
        <w:rPr>
          <w:noProof/>
        </w:rPr>
        <w:t xml:space="preserve">VILLAGE </w:t>
      </w:r>
      <w:r>
        <w:rPr>
          <w:noProof/>
        </w:rPr>
        <w:t>(3,500 mg/L) sites were sampled during the same event March 5, 2012, during fai</w:t>
      </w:r>
      <w:r w:rsidR="00E47169">
        <w:rPr>
          <w:noProof/>
        </w:rPr>
        <w:t>rly low discharge (Q_VILLAGE=325</w:t>
      </w:r>
      <w:r>
        <w:rPr>
          <w:noProof/>
        </w:rPr>
        <w:t xml:space="preserve"> L/sec). The maximum SSC value for the upstream site (500 mg/L) was sampled on April 23,2013 at high discharge (Q_FOREST=</w:t>
      </w:r>
      <w:r w:rsidR="00E47169" w:rsidRPr="00E47169">
        <w:t xml:space="preserve"> </w:t>
      </w:r>
      <w:r w:rsidR="00E47169">
        <w:rPr>
          <w:noProof/>
        </w:rPr>
        <w:t xml:space="preserve">3,600 </w:t>
      </w:r>
      <w:r>
        <w:rPr>
          <w:noProof/>
        </w:rPr>
        <w:t>L/sec) (</w:t>
      </w:r>
      <w:r>
        <w:rPr>
          <w:noProof/>
        </w:rPr>
        <w:fldChar w:fldCharType="begin"/>
      </w:r>
      <w:r>
        <w:rPr>
          <w:noProof/>
        </w:rPr>
        <w:instrText xml:space="preserve"> REF _Ref388032257 \h  \* MERGEFORMAT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_Ref386627751 \h  \* MERGEFORMAT </w:instrText>
      </w:r>
      <w:r>
        <w:rPr>
          <w:noProof/>
        </w:rPr>
      </w:r>
      <w:r>
        <w:rPr>
          <w:noProof/>
        </w:rPr>
        <w:fldChar w:fldCharType="end"/>
      </w:r>
      <w:r>
        <w:rPr>
          <w:noProof/>
        </w:rPr>
        <w:t xml:space="preserve">). Anecdotal and field observations reported higher than normal SSC upstream of the quarry during the 2013 field season (G. Poysky, pers. comm.). </w:t>
      </w:r>
    </w:p>
    <w:p w14:paraId="42CA9816" w14:textId="77777777" w:rsidR="00E47169" w:rsidRDefault="00E47169" w:rsidP="00E47169">
      <w:pPr>
        <w:ind w:firstLine="576"/>
        <w:jc w:val="both"/>
      </w:pPr>
      <w:r>
        <w:rPr>
          <w:noProof/>
        </w:rPr>
        <w:t>At FOREST, 33 samples (60%) were taken during stormflow conditions (Q_DAM&gt;54 L/sec), with mean SSC of 44 mg/L. At QUARRY, 127 samples (</w:t>
      </w:r>
      <w:commentRangeStart w:id="29"/>
      <w:r>
        <w:rPr>
          <w:noProof/>
        </w:rPr>
        <w:t>48%</w:t>
      </w:r>
      <w:commentRangeEnd w:id="29"/>
      <w:r>
        <w:rPr>
          <w:rStyle w:val="CommentReference"/>
        </w:rPr>
        <w:commentReference w:id="29"/>
      </w:r>
      <w:r>
        <w:rPr>
          <w:noProof/>
        </w:rPr>
        <w:t xml:space="preserve"> of all samples) were taken during </w:t>
      </w:r>
      <w:commentRangeStart w:id="30"/>
      <w:r>
        <w:rPr>
          <w:noProof/>
        </w:rPr>
        <w:t xml:space="preserve">stormflow conditions </w:t>
      </w:r>
      <w:commentRangeEnd w:id="30"/>
      <w:r>
        <w:rPr>
          <w:rStyle w:val="CommentReference"/>
        </w:rPr>
        <w:commentReference w:id="30"/>
      </w:r>
      <w:r>
        <w:rPr>
          <w:noProof/>
        </w:rPr>
        <w:t>(Q_DAM&gt;54 L/sec); and mean SSC for QUARRY stormflow samples was 173 mg/L. At VILLAGE, 87 samples (56%) were taken during stormflow conditions (Q_VILLAGE&gt;150 L/sec); and mean SSC for VILLAGE stormflow samples was 130 mg/L (</w:t>
      </w:r>
      <w:r>
        <w:rPr>
          <w:noProof/>
        </w:rPr>
        <w:fldChar w:fldCharType="begin"/>
      </w:r>
      <w:r>
        <w:rPr>
          <w:noProof/>
        </w:rPr>
        <w:instrText xml:space="preserve"> REF _Ref388032257 \h </w:instrText>
      </w:r>
      <w:r>
        <w:rPr>
          <w:noProof/>
        </w:rPr>
      </w:r>
      <w:r>
        <w:rPr>
          <w:noProof/>
        </w:rPr>
        <w:fldChar w:fldCharType="separate"/>
      </w:r>
      <w:r>
        <w:t xml:space="preserve">Table </w:t>
      </w:r>
      <w:r>
        <w:rPr>
          <w:noProof/>
        </w:rPr>
        <w:t>2</w:t>
      </w:r>
      <w:r>
        <w:rPr>
          <w:noProof/>
        </w:rPr>
        <w:fldChar w:fldCharType="end"/>
      </w:r>
      <w:r>
        <w:rPr>
          <w:noProof/>
        </w:rPr>
        <w:fldChar w:fldCharType="begin"/>
      </w:r>
      <w:r>
        <w:rPr>
          <w:noProof/>
        </w:rPr>
        <w:instrText xml:space="preserve"> REF _Ref386690811 \h </w:instrText>
      </w:r>
      <w:r>
        <w:rPr>
          <w:noProof/>
        </w:rPr>
      </w:r>
      <w:r>
        <w:rPr>
          <w:noProof/>
        </w:rPr>
        <w:fldChar w:fldCharType="end"/>
      </w:r>
      <w:r>
        <w:rPr>
          <w:noProof/>
        </w:rPr>
        <w:t>). This pattern of SSC values suggests there is a large input of sediment downstream of FOREST at the quarry, and then SSC is diluted by addition of stormflow with lower SSC between QUARRY and VILLAGE.</w:t>
      </w:r>
      <w:r w:rsidRPr="00E47169">
        <w:t xml:space="preserve"> </w:t>
      </w:r>
    </w:p>
    <w:p w14:paraId="7A724B26" w14:textId="71394A0C" w:rsidR="00E47169" w:rsidRDefault="00E47169" w:rsidP="00E47169">
      <w:pPr>
        <w:ind w:firstLine="576"/>
        <w:jc w:val="both"/>
      </w:pPr>
      <w:commentRangeStart w:id="31"/>
      <w:r>
        <w:t xml:space="preserve">Given the close proximity of the quarry to the stream, SSC downstream of the quarry can be highly influenced by mining activity. Prior to 2013, a common practice for removing fine sediment from crushed aggregate was to rinse it with water pumped from the stream. The fine sediment was discharged directly into the stream, causing high SSC during low discharges. While sheetwash erosion of the quarry during </w:t>
      </w:r>
      <w:r>
        <w:lastRenderedPageBreak/>
        <w:t>storms causes higher total sediment loading, the instantaneous SSC are lower due to dilution by stormflow. The practice of manually rinsing fine sediment from aggregate was discontinued in 2013, corresponding with a lack of high SSC grab samples during low discharges (</w:t>
      </w:r>
      <w:r>
        <w:fldChar w:fldCharType="begin"/>
      </w:r>
      <w:r>
        <w:instrText xml:space="preserve"> REF _Ref388032205 \h </w:instrText>
      </w:r>
      <w:r>
        <w:fldChar w:fldCharType="separate"/>
      </w:r>
      <w:r>
        <w:t xml:space="preserve">Figure </w:t>
      </w:r>
      <w:r>
        <w:rPr>
          <w:noProof/>
        </w:rPr>
        <w:t>7</w:t>
      </w:r>
      <w:r>
        <w:fldChar w:fldCharType="end"/>
      </w:r>
      <w:r>
        <w:fldChar w:fldCharType="begin"/>
      </w:r>
      <w:r>
        <w:instrText xml:space="preserve"> REF _Ref386627751 \h  \* MERGEFORMAT </w:instrText>
      </w:r>
      <w:r>
        <w:fldChar w:fldCharType="end"/>
      </w:r>
      <w:r>
        <w:t>).</w:t>
      </w:r>
      <w:commentRangeEnd w:id="31"/>
      <w:r>
        <w:rPr>
          <w:rStyle w:val="CommentReference"/>
        </w:rPr>
        <w:commentReference w:id="31"/>
      </w:r>
    </w:p>
    <w:p w14:paraId="28923D33" w14:textId="77777777" w:rsidR="009C5404" w:rsidRDefault="009C5404" w:rsidP="009C5404">
      <w:pPr>
        <w:keepNext/>
        <w:ind w:firstLine="576"/>
        <w:jc w:val="both"/>
      </w:pPr>
      <w:r>
        <w:object w:dxaOrig="6481" w:dyaOrig="4305" w14:anchorId="47B512CF">
          <v:shape id="_x0000_i1028" type="#_x0000_t75" style="width:324pt;height:215.25pt" o:ole="">
            <v:imagedata r:id="rId17" o:title=""/>
          </v:shape>
          <o:OLEObject Type="Embed" ProgID="AcroExch.Document.7" ShapeID="_x0000_i1028" DrawAspect="Content" ObjectID="_1485870211" r:id="rId18"/>
        </w:object>
      </w:r>
    </w:p>
    <w:p w14:paraId="0C58DA22" w14:textId="12E181DC" w:rsidR="009C5404" w:rsidRDefault="009C5404" w:rsidP="009C5404">
      <w:pPr>
        <w:pStyle w:val="Caption"/>
        <w:jc w:val="both"/>
      </w:pPr>
      <w:r>
        <w:t xml:space="preserve">Figure </w:t>
      </w:r>
      <w:fldSimple w:instr=" SEQ Figure \* ARABIC ">
        <w:r>
          <w:rPr>
            <w:noProof/>
          </w:rPr>
          <w:t>3</w:t>
        </w:r>
      </w:fldSimple>
      <w:r>
        <w:t>. SSC boxplots, STORMFLOW  ONLY, NO AUTOSAMPLER</w:t>
      </w:r>
    </w:p>
    <w:p w14:paraId="4C55BBA1" w14:textId="77777777" w:rsidR="009C5404" w:rsidRDefault="009C5404" w:rsidP="009C5404">
      <w:pPr>
        <w:keepNext/>
        <w:ind w:firstLine="576"/>
        <w:jc w:val="both"/>
      </w:pPr>
      <w:r>
        <w:object w:dxaOrig="8641" w:dyaOrig="4305" w14:anchorId="716D6216">
          <v:shape id="_x0000_i1029" type="#_x0000_t75" style="width:6in;height:215.25pt" o:ole="">
            <v:imagedata r:id="rId19" o:title=""/>
          </v:shape>
          <o:OLEObject Type="Embed" ProgID="AcroExch.Document.7" ShapeID="_x0000_i1029" DrawAspect="Content" ObjectID="_1485870212" r:id="rId20"/>
        </w:object>
      </w:r>
    </w:p>
    <w:p w14:paraId="38E9E30D" w14:textId="5F99305E" w:rsidR="009C5404" w:rsidRDefault="009C5404" w:rsidP="009C5404">
      <w:pPr>
        <w:pStyle w:val="Caption"/>
        <w:jc w:val="both"/>
      </w:pPr>
      <w:r>
        <w:t xml:space="preserve">Figure </w:t>
      </w:r>
      <w:fldSimple w:instr=" SEQ Figure \* ARABIC ">
        <w:r>
          <w:rPr>
            <w:noProof/>
          </w:rPr>
          <w:t>4</w:t>
        </w:r>
      </w:fldSimple>
      <w:r>
        <w:t>. Discharge-Concentration INCLUDES BASEFLOW AND AUTOSAMPLER</w:t>
      </w:r>
    </w:p>
    <w:p w14:paraId="66FB56EC" w14:textId="687C207E" w:rsidR="00350E8D" w:rsidRDefault="007D2100" w:rsidP="00350E8D">
      <w:pPr>
        <w:ind w:firstLine="576"/>
        <w:rPr>
          <w:noProof/>
        </w:rPr>
      </w:pPr>
      <w:r>
        <w:rPr>
          <w:rStyle w:val="CommentReference"/>
        </w:rPr>
        <w:commentReference w:id="32"/>
      </w:r>
      <w:r w:rsidR="00DD50FD">
        <w:rPr>
          <w:rStyle w:val="CommentReference"/>
        </w:rPr>
        <w:commentReference w:id="33"/>
      </w:r>
      <w:r w:rsidR="00350E8D">
        <w:rPr>
          <w:noProof/>
        </w:rPr>
        <w:t xml:space="preserve"> </w:t>
      </w:r>
      <w:r w:rsidR="00DD50FD">
        <w:rPr>
          <w:rStyle w:val="CommentReference"/>
        </w:rPr>
        <w:commentReference w:id="34"/>
      </w:r>
    </w:p>
    <w:p w14:paraId="08B72E87" w14:textId="7CF75E4E" w:rsidR="00FD5978" w:rsidRDefault="007D2100" w:rsidP="00350E8D">
      <w:pPr>
        <w:ind w:firstLine="576"/>
        <w:rPr>
          <w:noProof/>
        </w:rPr>
      </w:pPr>
      <w:r>
        <w:rPr>
          <w:rStyle w:val="CommentReference"/>
        </w:rPr>
        <w:commentReference w:id="35"/>
      </w:r>
    </w:p>
    <w:p w14:paraId="66714A41" w14:textId="77777777" w:rsidR="00350E8D" w:rsidRDefault="00350E8D" w:rsidP="00C85A05">
      <w:pPr>
        <w:pStyle w:val="Heading4"/>
      </w:pPr>
      <w:r>
        <w:t>Turbidity</w:t>
      </w:r>
    </w:p>
    <w:p w14:paraId="233A9D7F" w14:textId="711F70CB" w:rsidR="00350E8D" w:rsidRDefault="00350E8D" w:rsidP="0006362B">
      <w:pPr>
        <w:ind w:firstLine="720"/>
        <w:jc w:val="both"/>
      </w:pPr>
      <w:r>
        <w:t xml:space="preserve">The </w:t>
      </w:r>
      <w:r w:rsidR="0006362B">
        <w:t>T-</w:t>
      </w:r>
      <w:r>
        <w:t>SSC relationship var</w:t>
      </w:r>
      <w:r w:rsidR="00555C0F">
        <w:t>ied among sampling sites and sensors</w:t>
      </w:r>
      <w:r w:rsidR="004A45C9">
        <w:t xml:space="preserve">. However the T-SSC relationship developed for the YSI turbidimeter at VILLAGE fit all samples collected at FOREST and VILLAGE fairly well (RMSE = 33 mg/L), and was used to model continuous SSC at both sites. </w:t>
      </w:r>
    </w:p>
    <w:p w14:paraId="3C692628" w14:textId="2364816E" w:rsidR="00215B13" w:rsidRDefault="00215B13" w:rsidP="00215B13">
      <w:pPr>
        <w:jc w:val="both"/>
      </w:pPr>
      <w:commentRangeStart w:id="36"/>
      <w:r>
        <w:rPr>
          <w:noProof/>
        </w:rPr>
        <w:lastRenderedPageBreak/>
        <w:drawing>
          <wp:inline distT="0" distB="0" distL="0" distR="0" wp14:anchorId="61C62FF3" wp14:editId="2DD44B31">
            <wp:extent cx="5943600" cy="1939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SSC rating cur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9925"/>
                    </a:xfrm>
                    <a:prstGeom prst="rect">
                      <a:avLst/>
                    </a:prstGeom>
                  </pic:spPr>
                </pic:pic>
              </a:graphicData>
            </a:graphic>
          </wp:inline>
        </w:drawing>
      </w:r>
      <w:commentRangeEnd w:id="36"/>
      <w:r w:rsidR="007D2100">
        <w:rPr>
          <w:rStyle w:val="CommentReference"/>
        </w:rPr>
        <w:commentReference w:id="36"/>
      </w:r>
    </w:p>
    <w:p w14:paraId="35454D62" w14:textId="76E88690" w:rsidR="00350E8D" w:rsidRDefault="00350E8D" w:rsidP="00C85A05">
      <w:pPr>
        <w:pStyle w:val="Heading3"/>
      </w:pPr>
      <w:r>
        <w:t>Storm Events</w:t>
      </w:r>
    </w:p>
    <w:p w14:paraId="517F2BA9" w14:textId="77777777" w:rsidR="00350E8D" w:rsidRDefault="00350E8D" w:rsidP="00350E8D">
      <w:pPr>
        <w:spacing w:after="120" w:line="240" w:lineRule="auto"/>
        <w:ind w:firstLine="720"/>
        <w:jc w:val="both"/>
      </w:pPr>
      <w:r>
        <w:t>Overall, eighty-nine storm events were identified from discharge data from January, 2012, to March 2014 using the stage threshold method, and manual separation of complex storm events (</w:t>
      </w:r>
      <w:r>
        <w:fldChar w:fldCharType="begin"/>
      </w:r>
      <w:r>
        <w:instrText xml:space="preserve"> REF _Ref388028451 \h </w:instrText>
      </w:r>
      <w:r>
        <w:fldChar w:fldCharType="separate"/>
      </w:r>
      <w:r>
        <w:t xml:space="preserve">Figure </w:t>
      </w:r>
      <w:r>
        <w:rPr>
          <w:noProof/>
        </w:rPr>
        <w:t>9</w:t>
      </w:r>
      <w:r>
        <w:fldChar w:fldCharType="end"/>
      </w:r>
      <w:r>
        <w:fldChar w:fldCharType="begin"/>
      </w:r>
      <w:r>
        <w:instrText xml:space="preserve"> REF _Ref386116121 \h </w:instrText>
      </w:r>
      <w:r>
        <w:fldChar w:fldCharType="end"/>
      </w:r>
      <w:r>
        <w:t xml:space="preserve">). Valid discharge data was recorded during eighty-eight events at FOREST (upstream site), and seventy-two events at VILLAGE (downstream site). Valid turbidity data was recorded during fifty-five events at FOREST, and thirty events at VILLAGE. Twenty-five events had valid precipitation, discharge and turbidity data for both the FOREST and VILLAGE to calculate and compare the sediment loading from the UPPER and LOWER watersheds. </w:t>
      </w:r>
    </w:p>
    <w:p w14:paraId="19F8E2A1" w14:textId="77777777" w:rsidR="00DD50FD" w:rsidRDefault="00DD50FD" w:rsidP="00DD50FD">
      <w:pPr>
        <w:keepNext/>
        <w:spacing w:after="120" w:line="240" w:lineRule="auto"/>
        <w:jc w:val="both"/>
      </w:pPr>
      <w:r>
        <w:rPr>
          <w:noProof/>
        </w:rPr>
        <w:drawing>
          <wp:inline distT="0" distB="0" distL="0" distR="0" wp14:anchorId="2E2C05C3" wp14:editId="3EECF67F">
            <wp:extent cx="4220484" cy="3499485"/>
            <wp:effectExtent l="0" t="0" r="889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storm - 2-14-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2363" cy="3501043"/>
                    </a:xfrm>
                    <a:prstGeom prst="rect">
                      <a:avLst/>
                    </a:prstGeom>
                  </pic:spPr>
                </pic:pic>
              </a:graphicData>
            </a:graphic>
          </wp:inline>
        </w:drawing>
      </w:r>
    </w:p>
    <w:p w14:paraId="2B50CFCF" w14:textId="56DC5E76" w:rsidR="00DD50FD" w:rsidRPr="00090FFD" w:rsidRDefault="00DD50FD" w:rsidP="00DD50FD">
      <w:pPr>
        <w:pStyle w:val="Caption"/>
        <w:jc w:val="both"/>
      </w:pPr>
      <w:r>
        <w:t xml:space="preserve">Figure </w:t>
      </w:r>
      <w:fldSimple w:instr=" SEQ Figure \* ARABIC ">
        <w:r w:rsidR="009C5404">
          <w:rPr>
            <w:noProof/>
          </w:rPr>
          <w:t>5</w:t>
        </w:r>
      </w:fldSimple>
      <w:r>
        <w:t>. Example of a storm</w:t>
      </w:r>
    </w:p>
    <w:p w14:paraId="3F393EC0" w14:textId="77777777" w:rsidR="00350E8D" w:rsidRDefault="00350E8D" w:rsidP="00C85A05">
      <w:pPr>
        <w:pStyle w:val="Heading3"/>
      </w:pPr>
      <w:bookmarkStart w:id="37" w:name="_Ref388026711"/>
      <w:r>
        <w:t>Comparing SSY from disturbed and undisturbed subwatersheds</w:t>
      </w:r>
      <w:bookmarkEnd w:id="37"/>
    </w:p>
    <w:p w14:paraId="12290F30" w14:textId="77777777" w:rsidR="00350E8D" w:rsidRDefault="00350E8D" w:rsidP="00350E8D">
      <w:pPr>
        <w:ind w:firstLine="576"/>
        <w:jc w:val="both"/>
      </w:pPr>
      <w:r>
        <w:t xml:space="preserve">Two approaches were used to determine how much SSY from Faga’alu is contributed by the undisturbed and human-disturbed areas: a sediment budget and a comparison of event-based sediment rating curves (see section </w:t>
      </w:r>
      <w:r>
        <w:fldChar w:fldCharType="begin"/>
      </w:r>
      <w:r>
        <w:instrText xml:space="preserve"> REF _Ref388024560 \r \h  \* MERGEFORMAT </w:instrText>
      </w:r>
      <w:r>
        <w:fldChar w:fldCharType="separate"/>
      </w:r>
      <w:r>
        <w:t>3.5</w:t>
      </w:r>
      <w:r>
        <w:fldChar w:fldCharType="end"/>
      </w:r>
      <w:r>
        <w:t xml:space="preserve">). </w:t>
      </w:r>
    </w:p>
    <w:p w14:paraId="2B4EDE20" w14:textId="591AE3C9" w:rsidR="00350E8D" w:rsidRDefault="00350E8D" w:rsidP="00350E8D">
      <w:pPr>
        <w:ind w:firstLine="576"/>
        <w:jc w:val="both"/>
      </w:pPr>
      <w:r>
        <w:lastRenderedPageBreak/>
        <w:t>Percent contributions were calculated to determine how much total sediment loading to the Bay is contributed by the upper, undisturbed subwatershed (UPPER), and the lower, human-disturbed subwatershed (LOWER) for storm events with data measured at both locations (FOREST and VILLAGE)(</w:t>
      </w:r>
      <w:r>
        <w:fldChar w:fldCharType="begin"/>
      </w:r>
      <w:r>
        <w:instrText xml:space="preserve"> REF _Ref387996184 \h  \* MERGEFORMAT </w:instrText>
      </w:r>
      <w:r>
        <w:fldChar w:fldCharType="separate"/>
      </w:r>
      <w:r>
        <w:t xml:space="preserve">Figure </w:t>
      </w:r>
      <w:r>
        <w:rPr>
          <w:noProof/>
        </w:rPr>
        <w:t>3</w:t>
      </w:r>
      <w:r>
        <w:fldChar w:fldCharType="end"/>
      </w:r>
      <w:r>
        <w:t>). SSY from the LOWER watershed (</w:t>
      </w:r>
      <w:proofErr w:type="spellStart"/>
      <w:r>
        <w:t>SSY</w:t>
      </w:r>
      <w:r w:rsidRPr="00EE660F">
        <w:rPr>
          <w:vertAlign w:val="subscript"/>
        </w:rPr>
        <w:t>Lower</w:t>
      </w:r>
      <w:proofErr w:type="spellEnd"/>
      <w:r>
        <w:t>) was calculated by subtracting SSY measured at FOREST from SSY measured at VILLAGE (</w:t>
      </w:r>
      <w:proofErr w:type="spellStart"/>
      <w:r>
        <w:t>SSY</w:t>
      </w:r>
      <w:r w:rsidRPr="00EE660F">
        <w:rPr>
          <w:vertAlign w:val="subscript"/>
        </w:rPr>
        <w:t>Lower</w:t>
      </w:r>
      <w:proofErr w:type="spellEnd"/>
      <w:r>
        <w:t xml:space="preserve"> = SSY</w:t>
      </w:r>
      <w:r w:rsidRPr="00EE660F">
        <w:rPr>
          <w:vertAlign w:val="subscript"/>
        </w:rPr>
        <w:t>VILLAGE</w:t>
      </w:r>
      <w:r>
        <w:t xml:space="preserve"> – SSY</w:t>
      </w:r>
      <w:r>
        <w:rPr>
          <w:vertAlign w:val="subscript"/>
        </w:rPr>
        <w:t>FOREST</w:t>
      </w:r>
      <w:r>
        <w:t>).</w:t>
      </w:r>
    </w:p>
    <w:p w14:paraId="6AAE66AD" w14:textId="77777777" w:rsidR="00350E8D" w:rsidRDefault="00350E8D" w:rsidP="00350E8D">
      <w:pPr>
        <w:ind w:firstLine="576"/>
        <w:jc w:val="both"/>
      </w:pPr>
      <w:r>
        <w:t>SSY from the UPPER watershed (SSY</w:t>
      </w:r>
      <w:r w:rsidRPr="000023CD">
        <w:rPr>
          <w:vertAlign w:val="subscript"/>
        </w:rPr>
        <w:t>UPPER</w:t>
      </w:r>
      <w:r>
        <w:t>) accounted for an average of 17% of Total Sediment Loading to the Bay, while sediment yield from the Lower watershed (</w:t>
      </w:r>
      <w:proofErr w:type="spellStart"/>
      <w:r>
        <w:t>SSY</w:t>
      </w:r>
      <w:r w:rsidRPr="00EE660F">
        <w:rPr>
          <w:vertAlign w:val="subscript"/>
        </w:rPr>
        <w:t>Lower</w:t>
      </w:r>
      <w:proofErr w:type="spellEnd"/>
      <w:r>
        <w:t>) accounted for an average of 83% of Total Sediment Loading (</w:t>
      </w:r>
      <w:proofErr w:type="spellStart"/>
      <w:r>
        <w:t>SSY</w:t>
      </w:r>
      <w:r>
        <w:rPr>
          <w:vertAlign w:val="subscript"/>
        </w:rPr>
        <w:t>Total</w:t>
      </w:r>
      <w:proofErr w:type="spellEnd"/>
      <w:r>
        <w:t>) (</w:t>
      </w:r>
      <w:r>
        <w:fldChar w:fldCharType="begin"/>
      </w:r>
      <w:r>
        <w:instrText xml:space="preserve"> REF _Ref386736109 \h  \* MERGEFORMAT </w:instrText>
      </w:r>
      <w:r>
        <w:fldChar w:fldCharType="separate"/>
      </w:r>
      <w:r>
        <w:t xml:space="preserve">Table </w:t>
      </w:r>
      <w:r>
        <w:rPr>
          <w:noProof/>
        </w:rPr>
        <w:t>3</w:t>
      </w:r>
      <w:r>
        <w:fldChar w:fldCharType="end"/>
      </w:r>
      <w:r>
        <w:t xml:space="preserve">). </w:t>
      </w:r>
      <w:commentRangeStart w:id="38"/>
      <w:r>
        <w:t>The UPPER watershed is 0.90km</w:t>
      </w:r>
      <w:r w:rsidRPr="00D601C0">
        <w:rPr>
          <w:vertAlign w:val="superscript"/>
        </w:rPr>
        <w:t>2</w:t>
      </w:r>
      <w:r>
        <w:t xml:space="preserve"> and the LOWER watershed is 0.88km</w:t>
      </w:r>
      <w:r w:rsidRPr="00D601C0">
        <w:rPr>
          <w:vertAlign w:val="superscript"/>
        </w:rPr>
        <w:t>2</w:t>
      </w:r>
      <w:r>
        <w:t xml:space="preserve"> so we can assume that the same fraction of total sediment loading, ~17%, is from undisturbed forest in the LOWER watershed. Therefore, 17% of total sediment loading is from undisturbed areas in the UPPER watershed, ~17% of total sediment loading is from the undisturbed areas in the LOWER watershed, and the remaining ~66% of total sediment loading must then be contributed by the quarry and other disturbed areas in the LOWER watershed. A rough estimate then is the disturbed areas in the LOWER watershed account for a ~200% increase in sediment loading above natural conditions to Faga’alu Bay.</w:t>
      </w:r>
      <w:commentRangeEnd w:id="38"/>
      <w:r>
        <w:rPr>
          <w:rStyle w:val="CommentReference"/>
        </w:rPr>
        <w:commentReference w:id="38"/>
      </w:r>
      <w:r>
        <w:t xml:space="preserve"> This is a considerably rough and uncertain estimate, however, since it assumes SSY from natural areas in the LOWER watershed is similar to SSY from natural areas in the UPPER watershed, doesn’t account for the slight difference in watershed size and assumes there is as much undisturbed area in the LOWER watershed as the UPPER watershed.</w:t>
      </w:r>
    </w:p>
    <w:p w14:paraId="0BAC42ED" w14:textId="5A2D5AF8" w:rsidR="00350E8D" w:rsidRDefault="00350E8D" w:rsidP="00C85A05">
      <w:pPr>
        <w:pStyle w:val="Heading3"/>
      </w:pPr>
      <w:r>
        <w:t xml:space="preserve">Disturbance Ratio </w:t>
      </w:r>
    </w:p>
    <w:p w14:paraId="00E3C462" w14:textId="1A719520" w:rsidR="00350E8D" w:rsidRDefault="00350E8D" w:rsidP="00350E8D">
      <w:pPr>
        <w:ind w:firstLine="576"/>
        <w:jc w:val="both"/>
      </w:pPr>
      <w:r>
        <w:t>The disturbance ratio is the ratio of SSY.VILLAGE under current conditions to SSY.VILLAGE under pre-disturbance conditions (Equation #)</w:t>
      </w:r>
    </w:p>
    <w:p w14:paraId="66DF6196" w14:textId="77777777" w:rsidR="00350E8D" w:rsidRDefault="00350E8D" w:rsidP="00350E8D">
      <w:pPr>
        <w:jc w:val="both"/>
      </w:pPr>
    </w:p>
    <w:p w14:paraId="477DB7FC" w14:textId="77777777" w:rsidR="00350E8D" w:rsidRDefault="00350E8D" w:rsidP="00C85A05">
      <w:pPr>
        <w:pStyle w:val="Heading3"/>
      </w:pPr>
      <w:r>
        <w:t>Comparing predictors of SSY</w:t>
      </w:r>
    </w:p>
    <w:p w14:paraId="3D08298C" w14:textId="5A67C297" w:rsidR="00350E8D" w:rsidRDefault="00350E8D" w:rsidP="00350E8D">
      <w:pPr>
        <w:ind w:firstLine="720"/>
        <w:jc w:val="both"/>
      </w:pPr>
      <w:r>
        <w:t xml:space="preserve">Similar to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CC4F37">
        <w:rPr>
          <w:noProof/>
        </w:rPr>
        <w:t>2012)</w:t>
      </w:r>
      <w:r>
        <w:fldChar w:fldCharType="end"/>
      </w:r>
      <w:r>
        <w:t>, Pearson’s and Spearman’s correlation</w:t>
      </w:r>
      <w:r w:rsidDel="000B1554">
        <w:t xml:space="preserve"> </w:t>
      </w:r>
      <w:r>
        <w:t xml:space="preserve">coefficients were highest for Qmax for all three watersheds in Faga’alu. Some predictors were highly correlated for a single watershed but not the others, like </w:t>
      </w:r>
      <w:proofErr w:type="spellStart"/>
      <w:r>
        <w:t>Qsum</w:t>
      </w:r>
      <w:proofErr w:type="spellEnd"/>
      <w:r>
        <w:t xml:space="preserve"> for the UPPER watershed. EI was the least correlated with SSY. </w:t>
      </w:r>
    </w:p>
    <w:p w14:paraId="77109CEF" w14:textId="77777777" w:rsidR="00F95DE1" w:rsidRDefault="00F95DE1" w:rsidP="00F95DE1">
      <w:pPr>
        <w:ind w:firstLine="720"/>
        <w:jc w:val="both"/>
      </w:pPr>
      <w:r>
        <w:t xml:space="preserve">No statistically significant correlations (p&lt;0.001) were found between SSY and EI using Pearson’s or Spearman’s coefficients. </w:t>
      </w:r>
      <w:commentRangeStart w:id="39"/>
      <w:commentRangeStart w:id="40"/>
      <w:r>
        <w:t>Overall, statistically significant Pearson’s and Spearman’s correlation coefficients were fairly similar, indicating the relationship of SSY with the predictor variables is adequately described by a linear function and that outliers and non-normality in the data did not affect the test</w:t>
      </w:r>
      <w:commentRangeEnd w:id="39"/>
      <w:r>
        <w:rPr>
          <w:rStyle w:val="CommentReference"/>
        </w:rPr>
        <w:commentReference w:id="39"/>
      </w:r>
      <w:commentRangeEnd w:id="40"/>
      <w:r>
        <w:rPr>
          <w:rStyle w:val="CommentReference"/>
        </w:rPr>
        <w:commentReference w:id="40"/>
      </w:r>
      <w:r>
        <w:t xml:space="preserve">. The exception was significantly higher Spearman’s correlation coefficient for </w:t>
      </w:r>
      <w:proofErr w:type="spellStart"/>
      <w:r>
        <w:t>Psum</w:t>
      </w:r>
      <w:proofErr w:type="spellEnd"/>
      <w:r>
        <w:t xml:space="preserve"> for the TOTAL watershed Spearman’s=0.84 vs. Pearson’s=0.70). Pearson correlation coefficients were highest overall for </w:t>
      </w:r>
      <w:proofErr w:type="spellStart"/>
      <w:r>
        <w:t>Psum</w:t>
      </w:r>
      <w:proofErr w:type="spellEnd"/>
      <w:r>
        <w:t xml:space="preserve"> and Qmax, indicating these were significantly correlated with event SSY. </w:t>
      </w:r>
      <w:proofErr w:type="spellStart"/>
      <w:r>
        <w:t>Qsum</w:t>
      </w:r>
      <w:proofErr w:type="spellEnd"/>
      <w:r>
        <w:t xml:space="preserve"> showed high correlation with SSY for the UPPER watershed but not the LOWER or TOTAL watershed.</w:t>
      </w:r>
    </w:p>
    <w:p w14:paraId="5361851E" w14:textId="77777777" w:rsidR="00F95DE1" w:rsidRPr="00885FFD" w:rsidRDefault="00F95DE1" w:rsidP="00F95DE1">
      <w:pPr>
        <w:ind w:firstLine="720"/>
        <w:jc w:val="both"/>
      </w:pPr>
      <w:r>
        <w:t xml:space="preserve">The Pearson correlation coefficients for the UPPER watershed are slightly higher for discharge-related predictors (especially </w:t>
      </w:r>
      <w:proofErr w:type="spellStart"/>
      <w:r>
        <w:t>Qsum</w:t>
      </w:r>
      <w:proofErr w:type="spellEnd"/>
      <w:r>
        <w:t>)</w:t>
      </w:r>
      <w:r w:rsidRPr="00141B09">
        <w:t xml:space="preserve"> </w:t>
      </w:r>
      <w:r>
        <w:t>and lower for precipitation-type predictors (</w:t>
      </w:r>
      <w:proofErr w:type="spellStart"/>
      <w:r>
        <w:t>Psum</w:t>
      </w:r>
      <w:proofErr w:type="spellEnd"/>
      <w:r>
        <w:t xml:space="preserve"> and EI30) than for the LOWER watershed. </w:t>
      </w:r>
      <w:commentRangeStart w:id="41"/>
      <w:r>
        <w:t>This suggests that sediment production processes are more dominated by discharge in the UPPER watershed and precipitation in the LOWER watershed.</w:t>
      </w:r>
      <w:commentRangeEnd w:id="41"/>
      <w:r>
        <w:rPr>
          <w:rStyle w:val="CommentReference"/>
        </w:rPr>
        <w:commentReference w:id="41"/>
      </w:r>
      <w:r>
        <w:t xml:space="preserve"> SSY from the LOWER watershed is hypothesized to be mostly generated by surface erosion at the quarry, dirt roads, and agricultural plots, whereas SSY from the UPPER watershed is hypothesized to be mainly from channel processes and mass wasting. Mass wasting can contribute large pulses of sediment during large </w:t>
      </w:r>
      <w:r>
        <w:lastRenderedPageBreak/>
        <w:t xml:space="preserve">precipitation events, which can be deposited in lobes on the </w:t>
      </w:r>
      <w:proofErr w:type="spellStart"/>
      <w:r>
        <w:t>streambanks</w:t>
      </w:r>
      <w:proofErr w:type="spellEnd"/>
      <w:r>
        <w:t xml:space="preserve"> and entrained at high discharges during later events. Qmax may be a promising predictor that integrates these processes. </w:t>
      </w:r>
    </w:p>
    <w:p w14:paraId="0E83B2C6" w14:textId="77777777" w:rsidR="00F95DE1" w:rsidRDefault="00F95DE1" w:rsidP="00C85A05">
      <w:pPr>
        <w:pStyle w:val="Heading3"/>
      </w:pPr>
      <w:bookmarkStart w:id="42" w:name="_Ref388024560"/>
      <w:r>
        <w:t>Fitting sediment curves</w:t>
      </w:r>
      <w:bookmarkEnd w:id="42"/>
    </w:p>
    <w:p w14:paraId="6D6DFF23" w14:textId="77777777" w:rsidR="00F95DE1" w:rsidRDefault="00F95DE1" w:rsidP="00F95DE1">
      <w:pPr>
        <w:ind w:firstLine="576"/>
        <w:jc w:val="both"/>
      </w:pPr>
      <w:r>
        <w:t xml:space="preserve">Qmax was the most correlated with event SSY for all three watersheds, and was selected as the best predictor variable (Table 4). </w:t>
      </w:r>
      <w:commentRangeStart w:id="43"/>
      <w:r>
        <w:t>To investigate for any patterns not reflected in the Pearson’s and Spearman’s correlation coefficients</w:t>
      </w:r>
      <w:commentRangeEnd w:id="43"/>
      <w:r>
        <w:rPr>
          <w:rStyle w:val="CommentReference"/>
        </w:rPr>
        <w:commentReference w:id="43"/>
      </w:r>
      <w:r>
        <w:t>, regression lines were fit to all four predictor variables using ordinary least squares regression on non-transformed (LINEAR) and log-transformed data (POWER law)(</w:t>
      </w:r>
      <w:r>
        <w:fldChar w:fldCharType="begin"/>
      </w:r>
      <w:r>
        <w:instrText xml:space="preserve"> REF _Ref386736796 \h  \* MERGEFORMAT </w:instrText>
      </w:r>
      <w:r>
        <w:fldChar w:fldCharType="separate"/>
      </w:r>
      <w:r>
        <w:t xml:space="preserve">Figure </w:t>
      </w:r>
      <w:r>
        <w:rPr>
          <w:noProof/>
        </w:rPr>
        <w:t>11</w:t>
      </w:r>
      <w:r>
        <w:fldChar w:fldCharType="end"/>
      </w:r>
      <w:r>
        <w:t xml:space="preserve">). </w:t>
      </w:r>
    </w:p>
    <w:p w14:paraId="2FE1DE2C" w14:textId="77777777" w:rsidR="00F95DE1" w:rsidRPr="00C7307B" w:rsidRDefault="00F95DE1" w:rsidP="00F95DE1">
      <w:pPr>
        <w:ind w:firstLine="576"/>
      </w:pPr>
      <w:r>
        <w:t>Interpret Figure 11 for the reader.  What do you want them to see in Figure 11?  What is important?</w:t>
      </w:r>
    </w:p>
    <w:p w14:paraId="201678CE" w14:textId="3838DAA5" w:rsidR="00F95DE1" w:rsidRDefault="00F95DE1" w:rsidP="00F95DE1">
      <w:pPr>
        <w:ind w:firstLine="720"/>
        <w:jc w:val="both"/>
      </w:pPr>
      <w:r>
        <w:t>Coefficients of determination (R</w:t>
      </w:r>
      <w:r w:rsidRPr="006E6ACD">
        <w:rPr>
          <w:vertAlign w:val="superscript"/>
        </w:rPr>
        <w:t>2</w:t>
      </w:r>
      <w:r>
        <w:t xml:space="preserve">) were calculated for LINEAR and POWER law regressions fit to the SSY-Qmax relationship for UPPER and TOTAL watersheds. </w:t>
      </w:r>
      <w:commentRangeStart w:id="44"/>
      <w:r>
        <w:t xml:space="preserve">The LOWER subwatershed was excluded for this analysis since a suitable method to normalize Qmax for the subwatershed could not be found in the literature. </w:t>
      </w:r>
      <w:commentRangeEnd w:id="44"/>
      <w:r>
        <w:rPr>
          <w:rStyle w:val="CommentReference"/>
        </w:rPr>
        <w:commentReference w:id="44"/>
      </w:r>
      <w:r>
        <w:t>The LINEAR function achieved a better fit (r</w:t>
      </w:r>
      <w:r w:rsidRPr="00626908">
        <w:rPr>
          <w:vertAlign w:val="superscript"/>
        </w:rPr>
        <w:t>2</w:t>
      </w:r>
      <w:r>
        <w:t xml:space="preserve"> =0.77) than the POWER law function (r</w:t>
      </w:r>
      <w:r w:rsidRPr="00626908">
        <w:rPr>
          <w:vertAlign w:val="superscript"/>
        </w:rPr>
        <w:t>2</w:t>
      </w:r>
      <w:r>
        <w:t>=0.71) for the UPPER watershed, but not for the TOTAL watershed (r</w:t>
      </w:r>
      <w:r w:rsidRPr="005961C2">
        <w:rPr>
          <w:vertAlign w:val="superscript"/>
        </w:rPr>
        <w:t>2</w:t>
      </w:r>
      <w:r>
        <w:t>: linear = 0.64, power=0.72). A main objective of this study was to develop a model of SSY to Faga’alu Bay so the best fit model for the TOTAL watershed was selected. All examples found in the literature also used the Power law function, so for better comparison with other studies, the POWER law model fit to event SSY-Qmax was selected as the best model (</w:t>
      </w:r>
      <w:r>
        <w:fldChar w:fldCharType="begin"/>
      </w:r>
      <w:r>
        <w:instrText xml:space="preserve"> REF _Ref388023854 \h  \* MERGEFORMAT </w:instrText>
      </w:r>
      <w:r>
        <w:fldChar w:fldCharType="separate"/>
      </w:r>
      <w:r>
        <w:t xml:space="preserve">Figure </w:t>
      </w:r>
      <w:r>
        <w:rPr>
          <w:noProof/>
        </w:rPr>
        <w:t>12</w:t>
      </w:r>
      <w:r>
        <w:fldChar w:fldCharType="end"/>
      </w:r>
      <w:r>
        <w:t xml:space="preserve">, </w:t>
      </w:r>
      <w:r>
        <w:fldChar w:fldCharType="begin"/>
      </w:r>
      <w:r>
        <w:instrText xml:space="preserve"> REF _Ref386780940 \h  \* MERGEFORMAT </w:instrText>
      </w:r>
      <w:r>
        <w:fldChar w:fldCharType="separate"/>
      </w:r>
      <w:r>
        <w:t xml:space="preserve">Table </w:t>
      </w:r>
      <w:r>
        <w:rPr>
          <w:noProof/>
        </w:rPr>
        <w:t>5</w:t>
      </w:r>
      <w:r>
        <w:fldChar w:fldCharType="end"/>
      </w:r>
      <w:r>
        <w:t xml:space="preserve">). Future analysis could also compare the log-transformed linear with bias correction and nonlinear fitting methods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sidRPr="001F715F">
        <w:rPr>
          <w:noProof/>
        </w:rPr>
        <w:t>Duvert et al.</w:t>
      </w:r>
      <w:r>
        <w:rPr>
          <w:noProof/>
        </w:rPr>
        <w:t xml:space="preserve"> (</w:t>
      </w:r>
      <w:r w:rsidRPr="001F715F">
        <w:rPr>
          <w:noProof/>
        </w:rPr>
        <w:t>2012)</w:t>
      </w:r>
      <w:r>
        <w:fldChar w:fldCharType="end"/>
      </w:r>
      <w:r>
        <w:t xml:space="preserve"> but they were not performed for this analysis.</w:t>
      </w:r>
    </w:p>
    <w:p w14:paraId="7D9A5ED8" w14:textId="77777777" w:rsidR="00F95DE1" w:rsidRDefault="00F95DE1" w:rsidP="00C85A05">
      <w:pPr>
        <w:pStyle w:val="Heading3"/>
      </w:pPr>
      <w:r>
        <w:t>Comparing human impact on SSY from Faga’alu watershed</w:t>
      </w:r>
    </w:p>
    <w:p w14:paraId="6AAC76AA" w14:textId="0885F177" w:rsidR="00FD5978" w:rsidRPr="00FD5978" w:rsidRDefault="00FD5978" w:rsidP="00FD5978">
      <w:r>
        <w:rPr>
          <w:noProof/>
        </w:rPr>
        <w:drawing>
          <wp:anchor distT="0" distB="0" distL="114300" distR="114300" simplePos="0" relativeHeight="251658240" behindDoc="1" locked="0" layoutInCell="1" allowOverlap="1" wp14:anchorId="09AF2179" wp14:editId="2BA77CBD">
            <wp:simplePos x="0" y="0"/>
            <wp:positionH relativeFrom="column">
              <wp:posOffset>0</wp:posOffset>
            </wp:positionH>
            <wp:positionV relativeFrom="paragraph">
              <wp:posOffset>73660</wp:posOffset>
            </wp:positionV>
            <wp:extent cx="1685925" cy="2592110"/>
            <wp:effectExtent l="0" t="0" r="0" b="0"/>
            <wp:wrapTight wrapText="bothSides">
              <wp:wrapPolygon edited="0">
                <wp:start x="0" y="0"/>
                <wp:lineTo x="0" y="21431"/>
                <wp:lineTo x="21234" y="21431"/>
                <wp:lineTo x="212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925" cy="2592110"/>
                    </a:xfrm>
                    <a:prstGeom prst="rect">
                      <a:avLst/>
                    </a:prstGeom>
                  </pic:spPr>
                </pic:pic>
              </a:graphicData>
            </a:graphic>
            <wp14:sizeRelH relativeFrom="page">
              <wp14:pctWidth>0</wp14:pctWidth>
            </wp14:sizeRelH>
            <wp14:sizeRelV relativeFrom="page">
              <wp14:pctHeight>0</wp14:pctHeight>
            </wp14:sizeRelV>
          </wp:anchor>
        </w:drawing>
      </w:r>
    </w:p>
    <w:p w14:paraId="26357A09" w14:textId="77777777" w:rsidR="00F95DE1" w:rsidRDefault="00F95DE1" w:rsidP="00F95DE1">
      <w:pPr>
        <w:ind w:firstLine="576"/>
        <w:jc w:val="both"/>
      </w:pPr>
      <w:r>
        <w:t>An alternative approach to quantify the impact of human-disturbed areas on SSY to Faga’alu Bay is to compare the specific sediment yield from the undisturbed and the total watershed using the area-normalized Qmax-SSY relationship. Event-based SSY and Qmax were normalized by watershed area. Ordinary Least Squares Regressions were fit to log-transformed event SSY and Qmax data from the UPPER and TOTAL watersheds (</w:t>
      </w:r>
      <w:r>
        <w:fldChar w:fldCharType="begin"/>
      </w:r>
      <w:r>
        <w:instrText xml:space="preserve"> REF _Ref386781357 \h  \* MERGEFORMAT </w:instrText>
      </w:r>
      <w:r>
        <w:fldChar w:fldCharType="separate"/>
      </w:r>
      <w:r>
        <w:t xml:space="preserve">Figure </w:t>
      </w:r>
      <w:r>
        <w:rPr>
          <w:noProof/>
        </w:rPr>
        <w:t>13</w:t>
      </w:r>
      <w:r>
        <w:fldChar w:fldCharType="end"/>
      </w:r>
      <w:r>
        <w:t>). Only the UPPER and TOTAL watersheds could be compared, since Qmax for LOWER is the same as TOTAL and could not be normalized by watershed area.</w:t>
      </w:r>
    </w:p>
    <w:p w14:paraId="6C976A22" w14:textId="77777777" w:rsidR="00F95DE1" w:rsidRDefault="00F95DE1" w:rsidP="00F95DE1">
      <w:pPr>
        <w:ind w:firstLine="576"/>
        <w:jc w:val="both"/>
      </w:pPr>
      <w:r>
        <w:t xml:space="preserve">When normalized by area, the SSY-Qmax relationship is displaced upward if SSY is higher for the same storm size, which is attributed to the additional sediment loading from human-disturbed areas. </w:t>
      </w:r>
      <w:r w:rsidRPr="00B15EC9">
        <w:t xml:space="preserve"> </w:t>
      </w:r>
      <w:r>
        <w:t xml:space="preserve">If area-normalized event SSY rating curves converge at higher Qmax values, it indicates a diminishing relative increase from human disturbance for large storms. It was hypothesized that at high discharges, SSY from the Upper watershed may become the dominant source of total sediment loading to Faga’alu Bay. While this was demonstrated in one storm it doesn’t appear to be the trend according to the SSY-Qmax relationship or the sediment budget approach (see section </w:t>
      </w:r>
      <w:r>
        <w:fldChar w:fldCharType="begin"/>
      </w:r>
      <w:r>
        <w:instrText xml:space="preserve"> REF _Ref388026711 \r \h  \* MERGEFORMAT </w:instrText>
      </w:r>
      <w:r>
        <w:fldChar w:fldCharType="separate"/>
      </w:r>
      <w:r>
        <w:t>3.3</w:t>
      </w:r>
      <w:r>
        <w:fldChar w:fldCharType="end"/>
      </w:r>
      <w:r>
        <w:t xml:space="preserve">).  </w:t>
      </w:r>
    </w:p>
    <w:p w14:paraId="3E214CED" w14:textId="1A72F5AD" w:rsidR="00F95DE1" w:rsidRDefault="00F95DE1" w:rsidP="00F95DE1">
      <w:pPr>
        <w:jc w:val="both"/>
      </w:pPr>
      <w:r>
        <w:lastRenderedPageBreak/>
        <w:t xml:space="preserve">The area-normalized SSY-Qmax models for the UPPER and TOTAL watersheds in Faga’alu were compared to the SSY-Qmax models from eight small, mountainous catchments in Spain, France and Mexico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"previouslyFormattedCitation" : "(Duvert et al., 2012)" }, "properties" : { "noteIndex" : 0 }, "schema" : "https://github.com/citation-style-language/schema/raw/master/csl-citation.json" }</w:instrText>
      </w:r>
      <w:r>
        <w:fldChar w:fldCharType="separate"/>
      </w:r>
      <w:r w:rsidRPr="00FC7C8C">
        <w:rPr>
          <w:noProof/>
        </w:rPr>
        <w:t>(Duvert et al., 2012)</w:t>
      </w:r>
      <w:r>
        <w:fldChar w:fldCharType="end"/>
      </w:r>
      <w:r>
        <w:t xml:space="preserve">. The UPPER watershed model was slightly higher, and the TOTAL watershed model was significantly higher than the nonlinear model fit to all the data in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w:t>
      </w:r>
      <w:r w:rsidRPr="00B779C4">
        <w:rPr>
          <w:noProof/>
        </w:rPr>
        <w:t xml:space="preserve"> </w:t>
      </w:r>
      <w:r>
        <w:rPr>
          <w:noProof/>
        </w:rPr>
        <w:t>(</w:t>
      </w:r>
      <w:r w:rsidRPr="00B779C4">
        <w:rPr>
          <w:noProof/>
        </w:rPr>
        <w:t>2012)</w:t>
      </w:r>
      <w:r>
        <w:fldChar w:fldCharType="end"/>
      </w:r>
      <w:r>
        <w:t>(</w:t>
      </w:r>
      <w:r>
        <w:fldChar w:fldCharType="begin"/>
      </w:r>
      <w:r>
        <w:instrText xml:space="preserve"> REF _Ref386781357 \h  \* MERGEFORMAT </w:instrText>
      </w:r>
      <w:r>
        <w:fldChar w:fldCharType="separate"/>
      </w:r>
      <w:r>
        <w:t xml:space="preserve">Figure </w:t>
      </w:r>
      <w:r>
        <w:rPr>
          <w:noProof/>
        </w:rPr>
        <w:t>13</w:t>
      </w:r>
      <w:r>
        <w:fldChar w:fldCharType="end"/>
      </w:r>
      <w:r>
        <w:t>. The UPPER model was very similar to a watershed specific model (AR</w:t>
      </w:r>
      <w:r w:rsidRPr="00B779C4">
        <w:rPr>
          <w:vertAlign w:val="subscript"/>
        </w:rPr>
        <w:t>ES</w:t>
      </w:r>
      <w:r>
        <w:t>) for a watershed in the Spanish Pyrenees (0.45km</w:t>
      </w:r>
      <w:r w:rsidRPr="00B779C4">
        <w:rPr>
          <w:vertAlign w:val="superscript"/>
        </w:rPr>
        <w:t>2</w:t>
      </w:r>
      <w:r>
        <w:t>).</w:t>
      </w:r>
    </w:p>
    <w:p w14:paraId="53693726" w14:textId="68B4F757" w:rsidR="007D2100" w:rsidRDefault="007D2100" w:rsidP="00F95DE1">
      <w:pPr>
        <w:jc w:val="both"/>
      </w:pPr>
      <w:commentRangeStart w:id="45"/>
      <w:commentRangeStart w:id="46"/>
      <w:r>
        <w:rPr>
          <w:noProof/>
        </w:rPr>
        <w:drawing>
          <wp:inline distT="0" distB="0" distL="0" distR="0" wp14:anchorId="0181B274" wp14:editId="020C156F">
            <wp:extent cx="5943600" cy="453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Storms ALL ratings sn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35170"/>
                    </a:xfrm>
                    <a:prstGeom prst="rect">
                      <a:avLst/>
                    </a:prstGeom>
                  </pic:spPr>
                </pic:pic>
              </a:graphicData>
            </a:graphic>
          </wp:inline>
        </w:drawing>
      </w:r>
      <w:commentRangeEnd w:id="45"/>
      <w:commentRangeEnd w:id="46"/>
      <w:r w:rsidR="009A29C0">
        <w:rPr>
          <w:rStyle w:val="CommentReference"/>
        </w:rPr>
        <w:commentReference w:id="45"/>
      </w:r>
      <w:r>
        <w:rPr>
          <w:rStyle w:val="CommentReference"/>
        </w:rPr>
        <w:commentReference w:id="46"/>
      </w:r>
    </w:p>
    <w:p w14:paraId="1E90E2F0" w14:textId="70F4278D" w:rsidR="00F95DE1" w:rsidRDefault="00F95DE1" w:rsidP="00F95DE1">
      <w:pPr>
        <w:ind w:firstLine="432"/>
        <w:jc w:val="both"/>
      </w:pPr>
      <w:commentRangeStart w:id="47"/>
      <w:r>
        <w:t xml:space="preserve">Several researchers have attempted to explain the difference in α (intercept) and β (slope) coefficients according to watershed characteristics. A sediment rating curve (Q-SSC) is considered a ‘black box’ model, and </w:t>
      </w:r>
      <w:proofErr w:type="gramStart"/>
      <w:r>
        <w:t>the α</w:t>
      </w:r>
      <w:proofErr w:type="gramEnd"/>
      <w:r>
        <w:t xml:space="preserve"> and β coefficients have no physical meaning. However, some physical interpretation has been ascribed to them, with </w:t>
      </w:r>
      <w:proofErr w:type="gramStart"/>
      <w:r>
        <w:t>the α</w:t>
      </w:r>
      <w:proofErr w:type="gramEnd"/>
      <w:r>
        <w:t xml:space="preserve"> coefficient representing an erosion severity index, and the β coefficient representing the erosive power of the river. High α values suggest high availability of easily eroded sediment sources in the watershed, and high β values suggest that a small change in stream discharge leads to a large increase in sediment load due to the erosive power of the river or the extent that new sediment sources become available as discharge increases </w:t>
      </w:r>
      <w:r>
        <w:rPr>
          <w:rFonts w:asciiTheme="majorHAnsi" w:eastAsiaTheme="majorEastAsia" w:hAnsiTheme="majorHAnsi" w:cstheme="majorBidi"/>
          <w:b/>
          <w:i/>
          <w:sz w:val="24"/>
          <w:szCs w:val="26"/>
        </w:rPr>
        <w:fldChar w:fldCharType="begin" w:fldLock="1"/>
      </w:r>
      <w:r w:rsidR="00CE2BD5">
        <w:rPr>
          <w:rFonts w:asciiTheme="majorHAnsi" w:eastAsiaTheme="majorEastAsia" w:hAnsiTheme="majorHAnsi" w:cstheme="majorBidi"/>
          <w:b/>
          <w:i/>
          <w:sz w:val="24"/>
          <w:szCs w:val="26"/>
        </w:rPr>
        <w:instrText>ADDIN CSL_CITATION { "citationItems" : [ { "id" : "ITEM-1", "itemData" : { "DOI" : "10.1016/S0022-1694(00)00253-5", "ISSN" : "00221694", "abstract" : "A large part of the sediment in lowland rivers is transported as wash load. As wash load is a non-capacity load it often is modelled using empirical relations, such as the rating curve technique. Sediment rating curves in the form of a power function are derived for several locations along the river Rhine and its main tributaries, using different fitting procedures. Inaccuracies in estimated sediment loads are analysed, and spatial differences in the shapes of the fitted rating curves are related to watershed characteristics. Rating curves obtained by least squares regression on logarithmic transformed data underestimate long-term sediment transport rates by 10\u201350%. Better estimates are obtained when nonlinear least squares regression is applied. The steepness of the fitted rating curves decreases along the main channel of the Rhine in a downstream direction. Contrary to what is generally believed this is not related to changes in the sediment transport regime. A better indication of the sediment transport regime is obtained when the slope/intercept pairs of the fitted rating curves are plotted in a graph. All locations that plot on the same line have a common discharge-concentration value and appear to be characterised by a similar sediment transport regime. At locations of which the slope/intercept pairs plot on higher lines, a larger part of the annual sediment load is transported during high discharge. ?", "author" : [ { "dropping-particle" : "", "family" : "Asselman", "given" : "N.E.M.", "non-dropping-particle" : "", "parse-names" : false, "suffix" : "" } ], "container-title" : "Journal of Hydrology", "id" : "ITEM-1", "issue" : "3-4", "issued" : { "date-parts" : [ [ "2000", "7" ] ] }, "page" : "228-248", "title" : "Fitting and interpretation of sediment rating curves", "type" : "article-journal", "volume" : "234" }, "uris" : [ "http://www.mendeley.com/documents/?uuid=62a6b660-3d41-46a7-b53f-5f84582d6aa4" ] } ], "mendeley" : { "previouslyFormattedCitation" : "(Asselman, 2000)" }, "properties" : { "noteIndex" : 0 }, "schema" : "https://github.com/citation-style-language/schema/raw/master/csl-citation.json" }</w:instrText>
      </w:r>
      <w:r>
        <w:rPr>
          <w:rFonts w:asciiTheme="majorHAnsi" w:eastAsiaTheme="majorEastAsia" w:hAnsiTheme="majorHAnsi" w:cstheme="majorBidi"/>
          <w:b/>
          <w:i/>
          <w:sz w:val="24"/>
          <w:szCs w:val="26"/>
        </w:rPr>
        <w:fldChar w:fldCharType="separate"/>
      </w:r>
      <w:r w:rsidRPr="00FC7C8C">
        <w:rPr>
          <w:noProof/>
        </w:rPr>
        <w:t>(Asselman, 2000)</w:t>
      </w:r>
      <w:r>
        <w:rPr>
          <w:rFonts w:asciiTheme="majorHAnsi" w:eastAsiaTheme="majorEastAsia" w:hAnsiTheme="majorHAnsi" w:cstheme="majorBidi"/>
          <w:b/>
          <w:i/>
          <w:sz w:val="24"/>
          <w:szCs w:val="26"/>
        </w:rPr>
        <w:fldChar w:fldCharType="end"/>
      </w:r>
      <w:r>
        <w:t xml:space="preserve">. </w:t>
      </w:r>
      <w:commentRangeEnd w:id="47"/>
      <w:r>
        <w:rPr>
          <w:rStyle w:val="CommentReference"/>
        </w:rPr>
        <w:commentReference w:id="47"/>
      </w:r>
    </w:p>
    <w:p w14:paraId="375EC590" w14:textId="605FFC66" w:rsidR="00F95DE1" w:rsidRDefault="00F95DE1" w:rsidP="00F95DE1">
      <w:pPr>
        <w:ind w:firstLine="432"/>
        <w:jc w:val="both"/>
      </w:pPr>
      <w:r>
        <w:t xml:space="preserve">Similar analysis has been done on event-based sediment yield curves.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w:t>
      </w:r>
      <w:r w:rsidRPr="004D6C39">
        <w:t xml:space="preserve">found </w:t>
      </w:r>
      <w:r>
        <w:t>that β</w:t>
      </w:r>
      <w:r w:rsidRPr="004D6C39">
        <w:t xml:space="preserve"> </w:t>
      </w:r>
      <w:r>
        <w:t xml:space="preserve">coefficients </w:t>
      </w:r>
      <w:r w:rsidRPr="004D6C39">
        <w:t xml:space="preserve">were not statistically </w:t>
      </w:r>
      <w:commentRangeStart w:id="48"/>
      <w:r w:rsidRPr="004D6C39">
        <w:t>different</w:t>
      </w:r>
      <w:commentRangeEnd w:id="48"/>
      <w:r>
        <w:rPr>
          <w:rStyle w:val="CommentReference"/>
        </w:rPr>
        <w:commentReference w:id="48"/>
      </w:r>
      <w:r w:rsidRPr="004D6C39">
        <w:t xml:space="preserve">, and he assumed that the </w:t>
      </w:r>
      <w:r>
        <w:t>β</w:t>
      </w:r>
      <w:r w:rsidRPr="004D6C39">
        <w:t xml:space="preserve"> exponent was a function of rainfall intensity on hillslopes.</w:t>
      </w:r>
      <w:r w:rsidRPr="005857EE">
        <w:t xml:space="preserve"> </w:t>
      </w:r>
      <w:r>
        <w:fldChar w:fldCharType="begin" w:fldLock="1"/>
      </w:r>
      <w:r w:rsidR="00CE2BD5">
        <w:instrText>ADDIN CSL_CITATION { "citationItems" : [ { "id" : "ITEM-1", "itemData" : { "author" : [ { "dropping-particle" : "", "family" : "Rankl", "given" : "James G.", "non-dropping-particle" : "", "parse-names" : false, "suffix" : "" } ], "id" : "ITEM-1", "issued" : { "date-parts" : [ [ "2004" ] ] }, "title" : "Relations Between Total-Sediment Load and Peak Discharge for Rainstorm Runoff on Five Ephemeral Streams in Wyoming", "type" : "report" }, "uris" : [ "http://www.mendeley.com/documents/?uuid=8cf735a6-3369-474f-8f96-4346821808f5" ] } ], "mendeley" : { "manualFormatting" : "Rankl (2004)", "previouslyFormattedCitation" : "(Rankl, 2004)" }, "properties" : { "noteIndex" : 0 }, "schema" : "https://github.com/citation-style-language/schema/raw/master/csl-citation.json" }</w:instrText>
      </w:r>
      <w:r>
        <w:fldChar w:fldCharType="separate"/>
      </w:r>
      <w:r>
        <w:rPr>
          <w:noProof/>
        </w:rPr>
        <w:t>Rankl (</w:t>
      </w:r>
      <w:r w:rsidRPr="00530F0D">
        <w:rPr>
          <w:noProof/>
        </w:rPr>
        <w:t>2004)</w:t>
      </w:r>
      <w:r>
        <w:fldChar w:fldCharType="end"/>
      </w:r>
      <w:r>
        <w:t xml:space="preserve"> hypothesized that variability in α (the intercept) was a function of sediment availability and </w:t>
      </w:r>
      <w:proofErr w:type="spellStart"/>
      <w:r>
        <w:t>erodibility</w:t>
      </w:r>
      <w:proofErr w:type="spellEnd"/>
      <w:r>
        <w:t xml:space="preserve"> in watersheds, but </w:t>
      </w:r>
      <w:r>
        <w:fldChar w:fldCharType="begin" w:fldLock="1"/>
      </w:r>
      <w:r w:rsidR="00CE2BD5">
        <w:instrText>ADDIN CSL_CITATION { "citationItems" : [ { "id" : "ITEM-1", "itemData" : { "DOI" : "10.1016/j.jhydrol.2012.05.048", "ISSN" : "00221694", "author" : [ { "dropping-particle" : "", "family" : "Duvert", "given" : "C.", "non-dropping-particle" : "", "parse-names" : false, "suffix" : "" }, { "dropping-particle" : "", "family" : "Nord", "given" : "G.", "non-dropping-particle" : "", "parse-names" : false, "suffix" : "" }, { "dropping-particle" : "", "family" : "Gratiot", "given" : "N.", "non-dropping-particle" : "", "parse-names" : false, "suffix" : "" }, { "dropping-particle" : "", "family" : "Navratil", "given" : "O.", "non-dropping-particle" : "", "parse-names" : false, "suffix" : "" }, { "dropping-particle" : "", "family" : "Nadal-Romero", "given" : "E.", "non-dropping-particle" : "", "parse-names" : false, "suffix" : "" }, { "dropping-particle" : "", "family" : "Mathys", "given" : "N.", "non-dropping-particle" : "", "parse-names" : false, "suffix" : "" }, { "dropping-particle" : "", "family" : "N\u00e9mery", "given" : "J.", "non-dropping-particle" : "", "parse-names" : false, "suffix" : "" }, { "dropping-particle" : "", "family" : "Reg\u00fc\u00e9s", "given" : "D.", "non-dropping-particle" : "", "parse-names" : false, "suffix" : "" }, { "dropping-particle" : "", "family" : "Garc\u00eda-Ruiz", "given" : "J.M.", "non-dropping-particle" : "", "parse-names" : false, "suffix" : "" }, { "dropping-particle" : "", "family" : "Gallart", "given" : "F.", "non-dropping-particle" : "", "parse-names" : false, "suffix" : "" }, { "dropping-particle" : "", "family" : "Esteves", "given" : "M.", "non-dropping-particle" : "", "parse-names" : false, "suffix" : "" } ], "container-title" : "Journal of Hydrology", "id" : "ITEM-1", "issued" : { "date-parts" : [ [ "2012", "8" ] ] }, "note" : "1. Compile data on SSY events from 8 catchments\n2. Do regressions on several statistical correlations using a few different correlation methods\n3. Check correlations with several determination coefficients (like R2, Spearman's)\n4. Look at global dispersion around correlation model lines: inter site variability explain differences in alpha (intercepts); slopes mostly the same\n5. Look at dispersion around site-specific correlation model lines: \nseasonality?(yes, but no overall pattern)\n increase in Q rising limb?(yes)\nhigher antecedent Q?(yes)\n6. Compare to SSY-Qmax relationships elsewhere\n\n        \nAsselman 2000 has a great discussion of the meaning of the a and b parameters", "page" : "42-55", "publisher" : "Elsevier B.V.", "title" : "Towards prediction of suspended sediment yield from peak discharge in small erodible mountainous catchments (0.45\u201322km2) of France, Mexico and Spain", "type" : "article-journal", "volume" : "454-455" }, "uris" : [ "http://www.mendeley.com/documents/?uuid=36ed3793-ebb2-4c28-811d-abf60418259a" ] } ], "mendeley" : { "manualFormatting" : "Duvert et al. (2012)", "previouslyFormattedCitation" : "(Duvert et al., 2012)" }, "properties" : { "noteIndex" : 0 }, "schema" : "https://github.com/citation-style-language/schema/raw/master/csl-citation.json" }</w:instrText>
      </w:r>
      <w:r>
        <w:fldChar w:fldCharType="separate"/>
      </w:r>
      <w:r>
        <w:rPr>
          <w:noProof/>
        </w:rPr>
        <w:t>Duvert et al. (</w:t>
      </w:r>
      <w:r w:rsidRPr="005857EE">
        <w:rPr>
          <w:noProof/>
        </w:rPr>
        <w:t>2012)</w:t>
      </w:r>
      <w:r>
        <w:fldChar w:fldCharType="end"/>
      </w:r>
      <w:r>
        <w:t xml:space="preserve"> argued that α values are </w:t>
      </w:r>
      <w:r>
        <w:lastRenderedPageBreak/>
        <w:t xml:space="preserve">dependent on the regression fitting method (nonlinear method fits higher up on low discharges than linear fit). </w:t>
      </w:r>
    </w:p>
    <w:p w14:paraId="49CDFDE1" w14:textId="77777777" w:rsidR="00F95DE1" w:rsidRPr="00AC6C97" w:rsidRDefault="00F95DE1" w:rsidP="00F95DE1">
      <w:pPr>
        <w:ind w:firstLine="432"/>
        <w:jc w:val="both"/>
      </w:pPr>
      <w:r>
        <w:t xml:space="preserve"> The alpha and beta in Faga’alu show that…</w:t>
      </w:r>
    </w:p>
    <w:p w14:paraId="22AFA5F0" w14:textId="2AAD23B6" w:rsidR="00350E8D" w:rsidRDefault="009B0CE7" w:rsidP="00C85A05">
      <w:pPr>
        <w:pStyle w:val="Heading2"/>
      </w:pPr>
      <w:r>
        <w:t>DISCUSSION</w:t>
      </w:r>
    </w:p>
    <w:p w14:paraId="70B35412" w14:textId="44F53858" w:rsidR="009B0CE7" w:rsidRDefault="009B0CE7" w:rsidP="00350E8D">
      <w:pPr>
        <w:jc w:val="both"/>
      </w:pPr>
      <w:r>
        <w:t xml:space="preserve">EI30 is poorly correlated with SSY due to the effect of previous events </w:t>
      </w:r>
      <w:r>
        <w:fldChar w:fldCharType="begin" w:fldLock="1"/>
      </w:r>
      <w:r w:rsidR="00CE2BD5">
        <w:instrText>ADDIN CSL_CITATION { "citationItems" : [ { "id" : "ITEM-1", "itemData" : { "author" : [ { "dropping-particle" : "", "family" : "Rodrigues", "given" : "Joseilson Oliveira", "non-dropping-particle" : "", "parse-names" : false, "suffix" : "" }, { "dropping-particle" : "De", "family" : "Andrade", "given" : "Eunice Maia", "non-dropping-particle" : "", "parse-names" : false, "suffix" : "" }, { "dropping-particle" : "", "family" : "Ribeiro", "given" : "Luiz Alberto", "non-dropping-particle" : "", "parse-names" : false, "suffix" : "" } ], "container-title" : "Revista Ci\u00eancia Agron\u00f4mica", "id" : "ITEM-1", "issue" : "3", "issued" : { "date-parts" : [ [ "2013" ] ] }, "page" : "488-498", "title" : "Sediment loss in semiarid small watershed due to the land use", "type" : "article-journal", "volume" : "44" }, "uris" : [ "http://www.mendeley.com/documents/?uuid=798a9caf-fe1a-489b-bbfc-ce846579021d" ] } ], "mendeley" : { "previouslyFormattedCitation" : "(Rodrigues et al., 2013)" }, "properties" : { "noteIndex" : 0 }, "schema" : "https://github.com/citation-style-language/schema/raw/master/csl-citation.json" }</w:instrText>
      </w:r>
      <w:r>
        <w:fldChar w:fldCharType="separate"/>
      </w:r>
      <w:r w:rsidRPr="009B0CE7">
        <w:rPr>
          <w:noProof/>
        </w:rPr>
        <w:t>(Rodrigues et al., 2013)</w:t>
      </w:r>
      <w:r>
        <w:fldChar w:fldCharType="end"/>
      </w:r>
    </w:p>
    <w:p w14:paraId="05446049" w14:textId="2B2E8AD1" w:rsidR="00F95DE1" w:rsidRDefault="00F95DE1" w:rsidP="00C85A05">
      <w:pPr>
        <w:pStyle w:val="Heading2"/>
      </w:pPr>
      <w:r>
        <w:t>CONCLUSION</w:t>
      </w:r>
    </w:p>
    <w:p w14:paraId="3EB6690A" w14:textId="77777777" w:rsidR="00350E8D" w:rsidRDefault="00350E8D" w:rsidP="00350E8D">
      <w:pPr>
        <w:jc w:val="both"/>
      </w:pPr>
    </w:p>
    <w:p w14:paraId="53FD4F78" w14:textId="77777777" w:rsidR="00350E8D" w:rsidRDefault="00350E8D" w:rsidP="00350E8D">
      <w:pPr>
        <w:jc w:val="both"/>
      </w:pPr>
    </w:p>
    <w:p w14:paraId="0920E2CB" w14:textId="64E64671" w:rsidR="00EC5FAC" w:rsidRPr="00676771" w:rsidRDefault="00EC5FAC" w:rsidP="000622A9">
      <w:pPr>
        <w:spacing w:after="120" w:line="240" w:lineRule="auto"/>
        <w:rPr>
          <w:rFonts w:ascii="Calibri" w:eastAsia="Times New Roman" w:hAnsi="Calibri" w:cs="Times New Roman"/>
        </w:rPr>
      </w:pPr>
      <w:r w:rsidRPr="00676771">
        <w:br w:type="page"/>
      </w:r>
    </w:p>
    <w:p w14:paraId="65C648BA" w14:textId="77777777" w:rsidR="00EC5FAC" w:rsidRPr="00676771" w:rsidRDefault="00EC5FAC" w:rsidP="00EC5FAC">
      <w:pPr>
        <w:pStyle w:val="NoSpacing"/>
        <w:jc w:val="both"/>
      </w:pPr>
    </w:p>
    <w:p w14:paraId="0C87047E" w14:textId="77777777" w:rsidR="00EC5FAC" w:rsidRPr="00676771" w:rsidRDefault="00EC5FAC" w:rsidP="00EC5FAC">
      <w:pPr>
        <w:pStyle w:val="NoSpacing"/>
        <w:jc w:val="both"/>
      </w:pPr>
    </w:p>
    <w:p w14:paraId="2BDED7CE" w14:textId="77777777" w:rsidR="00EC5FAC" w:rsidRPr="00676771" w:rsidRDefault="00EC5FAC" w:rsidP="00EC5FAC">
      <w:pPr>
        <w:pStyle w:val="NoSpacing"/>
        <w:jc w:val="both"/>
      </w:pPr>
    </w:p>
    <w:p w14:paraId="06DC3D7A" w14:textId="77777777" w:rsidR="00FF0539" w:rsidRPr="00444547" w:rsidRDefault="00FF0539" w:rsidP="00FF0539"/>
    <w:p w14:paraId="4A2F18CF" w14:textId="77777777" w:rsidR="002007FF" w:rsidRDefault="002007FF"/>
    <w:sectPr w:rsidR="00200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eography" w:date="2013-12-07T03:42:00Z" w:initials="G">
    <w:p w14:paraId="2E63051F" w14:textId="77777777" w:rsidR="00F93F2D" w:rsidRDefault="00F93F2D" w:rsidP="000622A9">
      <w:pPr>
        <w:pStyle w:val="CommentText"/>
      </w:pPr>
      <w:r>
        <w:rPr>
          <w:rStyle w:val="CommentReference"/>
        </w:rPr>
        <w:annotationRef/>
      </w:r>
      <w:r>
        <w:t>Why the range? Is this spatial or temporal variability?</w:t>
      </w:r>
    </w:p>
  </w:comment>
  <w:comment w:id="0" w:author="Alex Messina" w:date="2013-12-07T05:07:00Z" w:initials="AM">
    <w:p w14:paraId="27C83953" w14:textId="77777777" w:rsidR="00F93F2D" w:rsidRDefault="00F93F2D" w:rsidP="000622A9">
      <w:pPr>
        <w:pStyle w:val="CommentText"/>
      </w:pPr>
      <w:r>
        <w:rPr>
          <w:rStyle w:val="CommentReference"/>
        </w:rPr>
        <w:annotationRef/>
      </w:r>
      <w:r>
        <w:t>This is spatial variability with elevation</w:t>
      </w:r>
    </w:p>
  </w:comment>
  <w:comment w:id="2" w:author="Geography" w:date="2013-12-07T03:41:00Z" w:initials="G">
    <w:p w14:paraId="474BEE6F" w14:textId="77777777" w:rsidR="00F93F2D" w:rsidRDefault="00F93F2D" w:rsidP="000622A9">
      <w:pPr>
        <w:pStyle w:val="CommentText"/>
      </w:pPr>
      <w:r>
        <w:rPr>
          <w:rStyle w:val="CommentReference"/>
        </w:rPr>
        <w:annotationRef/>
      </w:r>
      <w:r>
        <w:t>Where?</w:t>
      </w:r>
    </w:p>
  </w:comment>
  <w:comment w:id="3" w:author="Alex Messina" w:date="2013-12-07T05:52:00Z" w:initials="AM">
    <w:p w14:paraId="4706E487" w14:textId="77777777" w:rsidR="00F93F2D" w:rsidRDefault="00F93F2D" w:rsidP="000622A9">
      <w:pPr>
        <w:pStyle w:val="CommentText"/>
      </w:pPr>
      <w:r>
        <w:rPr>
          <w:rStyle w:val="CommentReference"/>
        </w:rPr>
        <w:annotationRef/>
      </w:r>
      <w:r>
        <w:t>Wong 1996 doesn’t say specifically but it’s probably the 11 sites he analyzes in the rest of the paper (in a table on page 9 of his report)</w:t>
      </w:r>
    </w:p>
  </w:comment>
  <w:comment w:id="4" w:author="Geography" w:date="2013-12-07T03:44:00Z" w:initials="G">
    <w:p w14:paraId="6E79DE77" w14:textId="77777777" w:rsidR="00F93F2D" w:rsidRDefault="00F93F2D" w:rsidP="000622A9">
      <w:pPr>
        <w:pStyle w:val="CommentText"/>
      </w:pPr>
      <w:r>
        <w:rPr>
          <w:rStyle w:val="CommentReference"/>
        </w:rPr>
        <w:annotationRef/>
      </w:r>
      <w:r>
        <w:t xml:space="preserve">Define “streamflow pattern”.  Total annual Q?  </w:t>
      </w:r>
      <w:proofErr w:type="gramStart"/>
      <w:r>
        <w:t>peaks</w:t>
      </w:r>
      <w:proofErr w:type="gramEnd"/>
      <w:r>
        <w:t>?</w:t>
      </w:r>
    </w:p>
  </w:comment>
  <w:comment w:id="5" w:author="Alex Messina" w:date="2013-12-07T06:07:00Z" w:initials="AM">
    <w:p w14:paraId="545869C0" w14:textId="77777777" w:rsidR="00F93F2D" w:rsidRDefault="00F93F2D" w:rsidP="000622A9">
      <w:pPr>
        <w:pStyle w:val="CommentText"/>
      </w:pPr>
      <w:r>
        <w:rPr>
          <w:rStyle w:val="CommentReference"/>
        </w:rPr>
        <w:annotationRef/>
      </w:r>
      <w:r>
        <w:t>Total annual Q</w:t>
      </w:r>
    </w:p>
  </w:comment>
  <w:comment w:id="6" w:author="Alex Messina" w:date="2015-01-28T14:54:00Z" w:initials="AM">
    <w:p w14:paraId="249E700C" w14:textId="64715C16" w:rsidR="00F93F2D" w:rsidRDefault="00F93F2D">
      <w:pPr>
        <w:pStyle w:val="CommentText"/>
      </w:pPr>
      <w:r>
        <w:rPr>
          <w:rStyle w:val="CommentReference"/>
        </w:rPr>
        <w:annotationRef/>
      </w:r>
      <w:r>
        <w:t xml:space="preserve">Needs to be </w:t>
      </w:r>
      <w:proofErr w:type="spellStart"/>
      <w:r>
        <w:t>b&amp;w</w:t>
      </w:r>
      <w:proofErr w:type="spellEnd"/>
      <w:r>
        <w:t>?</w:t>
      </w:r>
    </w:p>
  </w:comment>
  <w:comment w:id="11" w:author="Alex Messina" w:date="2015-01-28T08:24:00Z" w:initials="AM">
    <w:p w14:paraId="707D1E95" w14:textId="4321CCDA" w:rsidR="00F93F2D" w:rsidRDefault="00F93F2D">
      <w:pPr>
        <w:pStyle w:val="CommentText"/>
      </w:pPr>
      <w:r>
        <w:rPr>
          <w:rStyle w:val="CommentReference"/>
        </w:rPr>
        <w:annotationRef/>
      </w:r>
      <w:r>
        <w:t>Maybe these percentages should be based on the sub-watershed: Like percent of bare land in just the additional part, not the cumulative</w:t>
      </w:r>
    </w:p>
  </w:comment>
  <w:comment w:id="16" w:author="Geography" w:date="2014-05-18T15:13:00Z" w:initials="G">
    <w:p w14:paraId="2BB1A66A" w14:textId="77777777" w:rsidR="00F93F2D" w:rsidRDefault="00F93F2D" w:rsidP="00C750FC">
      <w:pPr>
        <w:pStyle w:val="CommentText"/>
      </w:pPr>
      <w:r>
        <w:rPr>
          <w:rStyle w:val="CommentReference"/>
        </w:rPr>
        <w:annotationRef/>
      </w:r>
      <w:r>
        <w:t xml:space="preserve">I would remove the </w:t>
      </w:r>
      <w:proofErr w:type="spellStart"/>
      <w:r>
        <w:t>matafao</w:t>
      </w:r>
      <w:proofErr w:type="spellEnd"/>
      <w:r>
        <w:t xml:space="preserve"> station from the map and this paragraph.  You still have three locations, though, RG1 RG2 and the weather station.</w:t>
      </w:r>
    </w:p>
  </w:comment>
  <w:comment w:id="17" w:author="Geography" w:date="2014-05-18T15:21:00Z" w:initials="G">
    <w:p w14:paraId="5949E901" w14:textId="77777777" w:rsidR="00F93F2D" w:rsidRDefault="00F93F2D" w:rsidP="00C750FC">
      <w:pPr>
        <w:pStyle w:val="CommentText"/>
      </w:pPr>
      <w:r>
        <w:rPr>
          <w:rStyle w:val="CommentReference"/>
        </w:rPr>
        <w:annotationRef/>
      </w:r>
      <w:r>
        <w:t xml:space="preserve">It’s not clear to me how Manning’s and </w:t>
      </w:r>
      <w:proofErr w:type="spellStart"/>
      <w:r>
        <w:t>Winflume</w:t>
      </w:r>
      <w:proofErr w:type="spellEnd"/>
      <w:r>
        <w:t xml:space="preserve"> were used in the final rating curve.  Did you use them to estimate high discharges?  How were the field </w:t>
      </w:r>
      <w:proofErr w:type="spellStart"/>
      <w:r>
        <w:t>measuremetns</w:t>
      </w:r>
      <w:proofErr w:type="spellEnd"/>
      <w:r>
        <w:t xml:space="preserve"> and model estimates combined?  How did you decide which one to use?</w:t>
      </w:r>
    </w:p>
  </w:comment>
  <w:comment w:id="18" w:author="Geography" w:date="2014-05-18T15:50:00Z" w:initials="G">
    <w:p w14:paraId="037CAF0F" w14:textId="77777777" w:rsidR="00F93F2D" w:rsidRDefault="00F93F2D" w:rsidP="00C750FC">
      <w:pPr>
        <w:pStyle w:val="CommentText"/>
      </w:pPr>
      <w:r>
        <w:rPr>
          <w:rStyle w:val="CommentReference"/>
        </w:rPr>
        <w:annotationRef/>
      </w:r>
      <w:r>
        <w:t>Methods!</w:t>
      </w:r>
    </w:p>
  </w:comment>
  <w:comment w:id="19" w:author="Geography" w:date="2014-05-18T15:31:00Z" w:initials="G">
    <w:p w14:paraId="61548C98" w14:textId="77777777" w:rsidR="00F93F2D" w:rsidRDefault="00F93F2D" w:rsidP="00C750FC">
      <w:pPr>
        <w:pStyle w:val="CommentText"/>
      </w:pPr>
      <w:r>
        <w:rPr>
          <w:rStyle w:val="CommentReference"/>
        </w:rPr>
        <w:annotationRef/>
      </w:r>
      <w:r>
        <w:t>Methods!</w:t>
      </w:r>
    </w:p>
  </w:comment>
  <w:comment w:id="20" w:author="Geography" w:date="2014-05-18T15:31:00Z" w:initials="G">
    <w:p w14:paraId="03A27B43" w14:textId="77777777" w:rsidR="00F93F2D" w:rsidRDefault="00F93F2D" w:rsidP="00C750FC">
      <w:pPr>
        <w:pStyle w:val="CommentText"/>
      </w:pPr>
      <w:r>
        <w:rPr>
          <w:rStyle w:val="CommentReference"/>
        </w:rPr>
        <w:annotationRef/>
      </w:r>
      <w:proofErr w:type="spellStart"/>
      <w:r>
        <w:t>Methdos</w:t>
      </w:r>
      <w:proofErr w:type="spellEnd"/>
      <w:r>
        <w:t>.</w:t>
      </w:r>
    </w:p>
  </w:comment>
  <w:comment w:id="21" w:author="Geography" w:date="2014-05-18T15:29:00Z" w:initials="G">
    <w:p w14:paraId="6FB1CCDD" w14:textId="77777777" w:rsidR="00F93F2D" w:rsidRDefault="00F93F2D" w:rsidP="00905A9A">
      <w:pPr>
        <w:pStyle w:val="CommentText"/>
      </w:pPr>
      <w:r>
        <w:rPr>
          <w:rStyle w:val="CommentReference"/>
        </w:rPr>
        <w:annotationRef/>
      </w:r>
      <w:r>
        <w:t xml:space="preserve">At the same PRISM grid cell?  </w:t>
      </w:r>
      <w:proofErr w:type="spellStart"/>
      <w:r>
        <w:t>ASamoa</w:t>
      </w:r>
      <w:proofErr w:type="spellEnd"/>
      <w:r>
        <w:t xml:space="preserve"> has PRISM data?</w:t>
      </w:r>
    </w:p>
  </w:comment>
  <w:comment w:id="22" w:author="Alex Messina" w:date="2014-05-19T14:35:00Z" w:initials="AM">
    <w:p w14:paraId="130D2FA0" w14:textId="77777777" w:rsidR="00F93F2D" w:rsidRDefault="00F93F2D" w:rsidP="00905A9A">
      <w:pPr>
        <w:pStyle w:val="CommentText"/>
      </w:pPr>
      <w:r>
        <w:rPr>
          <w:rStyle w:val="CommentReference"/>
        </w:rPr>
        <w:annotationRef/>
      </w:r>
      <w:r>
        <w:t>According to Craig (2009) map in Fig 1. I can’t seem to find the same data anywhere else online</w:t>
      </w:r>
    </w:p>
  </w:comment>
  <w:comment w:id="23" w:author="Geography" w:date="2014-05-18T08:10:00Z" w:initials="G">
    <w:p w14:paraId="6051FEE4" w14:textId="77777777" w:rsidR="00F93F2D" w:rsidRDefault="00F93F2D" w:rsidP="00350E8D">
      <w:pPr>
        <w:pStyle w:val="CommentText"/>
      </w:pPr>
      <w:r>
        <w:rPr>
          <w:rStyle w:val="CommentReference"/>
        </w:rPr>
        <w:annotationRef/>
      </w:r>
      <w:r>
        <w:t xml:space="preserve">Why do you need to fit a log-linear relationship if you could just use Manning’s or </w:t>
      </w:r>
      <w:proofErr w:type="spellStart"/>
      <w:r>
        <w:t>winflume</w:t>
      </w:r>
      <w:proofErr w:type="spellEnd"/>
      <w:r>
        <w:t xml:space="preserve"> calibrated to the measurements?</w:t>
      </w:r>
    </w:p>
  </w:comment>
  <w:comment w:id="24" w:author="Alex Messina" w:date="2014-05-19T15:35:00Z" w:initials="AM">
    <w:p w14:paraId="44AC5695" w14:textId="77777777" w:rsidR="00F93F2D" w:rsidRDefault="00F93F2D" w:rsidP="00350E8D">
      <w:pPr>
        <w:pStyle w:val="CommentText"/>
      </w:pPr>
      <w:r>
        <w:rPr>
          <w:rStyle w:val="CommentReference"/>
        </w:rPr>
        <w:annotationRef/>
      </w:r>
      <w:r>
        <w:t>I don’t know. It’s what other studies do?</w:t>
      </w:r>
    </w:p>
  </w:comment>
  <w:comment w:id="25" w:author="Geography" w:date="2014-05-18T08:10:00Z" w:initials="G">
    <w:p w14:paraId="22825F3B" w14:textId="77777777" w:rsidR="00F93F2D" w:rsidRDefault="00F93F2D" w:rsidP="00350E8D">
      <w:pPr>
        <w:pStyle w:val="CommentText"/>
      </w:pPr>
      <w:r>
        <w:rPr>
          <w:rStyle w:val="CommentReference"/>
        </w:rPr>
        <w:annotationRef/>
      </w:r>
      <w:r>
        <w:t xml:space="preserve">Need more here about how the final rating curve was selected.  Why was the </w:t>
      </w:r>
      <w:proofErr w:type="spellStart"/>
      <w:r>
        <w:t>WinFlume</w:t>
      </w:r>
      <w:proofErr w:type="spellEnd"/>
      <w:r>
        <w:t xml:space="preserve"> curve selected for FOREST even if it doesn’t match the measurements (Figure 5b)?</w:t>
      </w:r>
    </w:p>
  </w:comment>
  <w:comment w:id="26" w:author="Alex Messina" w:date="2014-05-19T15:42:00Z" w:initials="AM">
    <w:p w14:paraId="7E8C30BF" w14:textId="77777777" w:rsidR="00F93F2D" w:rsidRDefault="00F93F2D" w:rsidP="00350E8D">
      <w:pPr>
        <w:pStyle w:val="CommentText"/>
      </w:pPr>
      <w:r>
        <w:rPr>
          <w:rStyle w:val="CommentReference"/>
        </w:rPr>
        <w:annotationRef/>
      </w:r>
      <w:r>
        <w:t xml:space="preserve">I used </w:t>
      </w:r>
      <w:proofErr w:type="spellStart"/>
      <w:r>
        <w:t>WinFlume</w:t>
      </w:r>
      <w:proofErr w:type="spellEnd"/>
      <w:r>
        <w:t xml:space="preserve"> because it was the only option. I tried HECRAS but couldn’t get it to work</w:t>
      </w:r>
    </w:p>
  </w:comment>
  <w:comment w:id="27" w:author="Alex Messina" w:date="2015-01-28T08:32:00Z" w:initials="AM">
    <w:p w14:paraId="3B78858B" w14:textId="6180FD32" w:rsidR="00F93F2D" w:rsidRDefault="00F93F2D">
      <w:pPr>
        <w:pStyle w:val="CommentText"/>
      </w:pPr>
      <w:r>
        <w:rPr>
          <w:rStyle w:val="CommentReference"/>
        </w:rPr>
        <w:annotationRef/>
      </w:r>
      <w:r>
        <w:t>Need to finalize figure and change to PDF</w:t>
      </w:r>
    </w:p>
  </w:comment>
  <w:comment w:id="28" w:author="Geography" w:date="2014-05-18T15:31:00Z" w:initials="G">
    <w:p w14:paraId="53BCEFC0" w14:textId="77777777" w:rsidR="00F93F2D" w:rsidRDefault="00F93F2D" w:rsidP="00350E8D">
      <w:pPr>
        <w:pStyle w:val="CommentText"/>
      </w:pPr>
      <w:r>
        <w:rPr>
          <w:rStyle w:val="CommentReference"/>
        </w:rPr>
        <w:annotationRef/>
      </w:r>
      <w:r>
        <w:t>Ok, these are results.</w:t>
      </w:r>
    </w:p>
  </w:comment>
  <w:comment w:id="29" w:author="Geography" w:date="2014-05-18T15:34:00Z" w:initials="G">
    <w:p w14:paraId="104361EA" w14:textId="77777777" w:rsidR="00F93F2D" w:rsidRDefault="00F93F2D" w:rsidP="00E47169">
      <w:pPr>
        <w:pStyle w:val="CommentText"/>
      </w:pPr>
      <w:r>
        <w:rPr>
          <w:rStyle w:val="CommentReference"/>
        </w:rPr>
        <w:annotationRef/>
      </w:r>
      <w:r>
        <w:t>48% of what?</w:t>
      </w:r>
    </w:p>
  </w:comment>
  <w:comment w:id="30" w:author="Geography" w:date="2014-05-18T15:39:00Z" w:initials="G">
    <w:p w14:paraId="04100815" w14:textId="77777777" w:rsidR="00F93F2D" w:rsidRDefault="00F93F2D" w:rsidP="00E47169">
      <w:pPr>
        <w:pStyle w:val="CommentText"/>
      </w:pPr>
      <w:r>
        <w:rPr>
          <w:rStyle w:val="CommentReference"/>
        </w:rPr>
        <w:annotationRef/>
      </w:r>
      <w:r>
        <w:t>How many different storms?</w:t>
      </w:r>
    </w:p>
    <w:p w14:paraId="7612B856" w14:textId="77777777" w:rsidR="00F93F2D" w:rsidRDefault="00F93F2D" w:rsidP="00E47169">
      <w:pPr>
        <w:pStyle w:val="CommentText"/>
      </w:pPr>
      <w:r>
        <w:t>This certainly seems like enough samples to calculate sediment loading at Quarry.</w:t>
      </w:r>
    </w:p>
  </w:comment>
  <w:comment w:id="31" w:author="Geography" w:date="2014-05-18T08:14:00Z" w:initials="G">
    <w:p w14:paraId="0DB9D92F" w14:textId="77777777" w:rsidR="00F93F2D" w:rsidRDefault="00F93F2D" w:rsidP="00E47169">
      <w:pPr>
        <w:pStyle w:val="CommentText"/>
      </w:pPr>
      <w:r>
        <w:rPr>
          <w:rStyle w:val="CommentReference"/>
        </w:rPr>
        <w:annotationRef/>
      </w:r>
      <w:r>
        <w:t>Belongs in the results, yes?</w:t>
      </w:r>
    </w:p>
  </w:comment>
  <w:comment w:id="32" w:author="Alex Messina" w:date="2015-01-28T09:06:00Z" w:initials="AM">
    <w:p w14:paraId="1DBAD55D" w14:textId="2E15B3A2" w:rsidR="00F93F2D" w:rsidRDefault="00F93F2D">
      <w:pPr>
        <w:pStyle w:val="CommentText"/>
      </w:pPr>
      <w:r>
        <w:rPr>
          <w:rStyle w:val="CommentReference"/>
        </w:rPr>
        <w:annotationRef/>
      </w:r>
      <w:r>
        <w:rPr>
          <w:noProof/>
        </w:rPr>
        <w:drawing>
          <wp:inline distT="0" distB="0" distL="0" distR="0" wp14:anchorId="11990BBF" wp14:editId="37645336">
            <wp:extent cx="5762625" cy="201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2625" cy="2019300"/>
                    </a:xfrm>
                    <a:prstGeom prst="rect">
                      <a:avLst/>
                    </a:prstGeom>
                  </pic:spPr>
                </pic:pic>
              </a:graphicData>
            </a:graphic>
          </wp:inline>
        </w:drawing>
      </w:r>
    </w:p>
  </w:comment>
  <w:comment w:id="33" w:author="Alex Messina" w:date="2015-01-28T08:33:00Z" w:initials="AM">
    <w:p w14:paraId="4DDD43A8" w14:textId="76E4BE56" w:rsidR="00F93F2D" w:rsidRDefault="00F93F2D">
      <w:pPr>
        <w:pStyle w:val="CommentText"/>
      </w:pPr>
      <w:r>
        <w:rPr>
          <w:rStyle w:val="CommentReference"/>
        </w:rPr>
        <w:annotationRef/>
      </w:r>
      <w:r>
        <w:t>Restrict dataset to pre-mitigation</w:t>
      </w:r>
    </w:p>
    <w:p w14:paraId="4C5E3EB1" w14:textId="5697EF0E" w:rsidR="00F93F2D" w:rsidRDefault="00F93F2D">
      <w:pPr>
        <w:pStyle w:val="CommentText"/>
      </w:pPr>
      <w:r>
        <w:t>Dotted gridlines</w:t>
      </w:r>
    </w:p>
  </w:comment>
  <w:comment w:id="34" w:author="Alex Messina" w:date="2015-01-28T08:34:00Z" w:initials="AM">
    <w:p w14:paraId="4066E3FA" w14:textId="54FA8F1B" w:rsidR="00F93F2D" w:rsidRDefault="00F93F2D">
      <w:pPr>
        <w:pStyle w:val="CommentText"/>
      </w:pPr>
      <w:r>
        <w:rPr>
          <w:rStyle w:val="CommentReference"/>
        </w:rPr>
        <w:annotationRef/>
      </w:r>
      <w:r>
        <w:t>Finalize and change to PDF</w:t>
      </w:r>
    </w:p>
  </w:comment>
  <w:comment w:id="35" w:author="Alex Messina" w:date="2015-01-28T08:59:00Z" w:initials="AM">
    <w:p w14:paraId="09FE3DF2" w14:textId="19EA4B7A" w:rsidR="00F93F2D" w:rsidRDefault="00F93F2D">
      <w:pPr>
        <w:pStyle w:val="CommentText"/>
      </w:pPr>
      <w:r>
        <w:rPr>
          <w:rStyle w:val="CommentReference"/>
        </w:rPr>
        <w:annotationRef/>
      </w:r>
      <w:r>
        <w:t>Use white background, dotted grid lines, no regression line. Separate QUARRY and VILLAGE</w:t>
      </w:r>
    </w:p>
  </w:comment>
  <w:comment w:id="36" w:author="Alex Messina" w:date="2015-01-28T08:59:00Z" w:initials="AM">
    <w:p w14:paraId="176AD831" w14:textId="5495983D" w:rsidR="00F93F2D" w:rsidRDefault="00F93F2D">
      <w:pPr>
        <w:pStyle w:val="CommentText"/>
      </w:pPr>
      <w:r>
        <w:rPr>
          <w:rStyle w:val="CommentReference"/>
        </w:rPr>
        <w:annotationRef/>
      </w:r>
      <w:r>
        <w:t>Remove ticks, dotted grid lines, change to b/w</w:t>
      </w:r>
    </w:p>
  </w:comment>
  <w:comment w:id="38" w:author="Geography" w:date="2014-05-19T06:49:00Z" w:initials="G">
    <w:p w14:paraId="6A9034A5" w14:textId="77777777" w:rsidR="00F93F2D" w:rsidRDefault="00F93F2D" w:rsidP="00350E8D">
      <w:pPr>
        <w:pStyle w:val="CommentText"/>
      </w:pPr>
      <w:r>
        <w:rPr>
          <w:rStyle w:val="CommentReference"/>
        </w:rPr>
        <w:annotationRef/>
      </w:r>
      <w:r>
        <w:t>This still needs to be reformulated to be clearer.</w:t>
      </w:r>
    </w:p>
  </w:comment>
  <w:comment w:id="39" w:author="Geography" w:date="2014-05-19T07:03:00Z" w:initials="G">
    <w:p w14:paraId="5F3CB952" w14:textId="77777777" w:rsidR="00F93F2D" w:rsidRDefault="00F93F2D" w:rsidP="00F95DE1">
      <w:pPr>
        <w:pStyle w:val="CommentText"/>
      </w:pPr>
      <w:r>
        <w:rPr>
          <w:rStyle w:val="CommentReference"/>
        </w:rPr>
        <w:annotationRef/>
      </w:r>
      <w:r>
        <w:t xml:space="preserve">If there was no difference, </w:t>
      </w:r>
      <w:proofErr w:type="spellStart"/>
      <w:r>
        <w:t>particulalrly</w:t>
      </w:r>
      <w:proofErr w:type="spellEnd"/>
      <w:r>
        <w:t xml:space="preserve"> in the p-value, then just show Pearson and say there was no difference.</w:t>
      </w:r>
    </w:p>
  </w:comment>
  <w:comment w:id="40" w:author="Alex Messina" w:date="2014-05-21T08:20:00Z" w:initials="AM">
    <w:p w14:paraId="379E6E6F" w14:textId="77777777" w:rsidR="00F93F2D" w:rsidRDefault="00F93F2D" w:rsidP="00F95DE1">
      <w:pPr>
        <w:pStyle w:val="CommentText"/>
      </w:pPr>
      <w:r>
        <w:rPr>
          <w:rStyle w:val="CommentReference"/>
        </w:rPr>
        <w:annotationRef/>
      </w:r>
      <w:r>
        <w:t xml:space="preserve">There were several exceptions like </w:t>
      </w:r>
      <w:proofErr w:type="spellStart"/>
      <w:r>
        <w:t>Psum</w:t>
      </w:r>
      <w:proofErr w:type="spellEnd"/>
      <w:r>
        <w:t xml:space="preserve"> Total, and the table doesn’t take much space. Should it be removed?</w:t>
      </w:r>
    </w:p>
  </w:comment>
  <w:comment w:id="41" w:author="Geography" w:date="2014-05-19T07:06:00Z" w:initials="G">
    <w:p w14:paraId="53FF6487" w14:textId="77777777" w:rsidR="00F93F2D" w:rsidRDefault="00F93F2D" w:rsidP="00F95DE1">
      <w:pPr>
        <w:pStyle w:val="CommentText"/>
      </w:pPr>
      <w:r>
        <w:rPr>
          <w:rStyle w:val="CommentReference"/>
        </w:rPr>
        <w:annotationRef/>
      </w:r>
      <w:r>
        <w:t>The coefficients are too close to say this (</w:t>
      </w:r>
      <w:proofErr w:type="spellStart"/>
      <w:r>
        <w:t>e.g</w:t>
      </w:r>
      <w:proofErr w:type="spellEnd"/>
      <w:r>
        <w:t xml:space="preserve"> 0.84 vs 0.86 are not likely statistically significant differences).</w:t>
      </w:r>
    </w:p>
  </w:comment>
  <w:comment w:id="43" w:author="Geography" w:date="2014-05-19T07:07:00Z" w:initials="G">
    <w:p w14:paraId="07150C97" w14:textId="77777777" w:rsidR="00F93F2D" w:rsidRDefault="00F93F2D" w:rsidP="00F95DE1">
      <w:pPr>
        <w:pStyle w:val="CommentText"/>
      </w:pPr>
      <w:r>
        <w:rPr>
          <w:rStyle w:val="CommentReference"/>
        </w:rPr>
        <w:annotationRef/>
      </w:r>
      <w:r>
        <w:t>?</w:t>
      </w:r>
    </w:p>
  </w:comment>
  <w:comment w:id="44" w:author="Geography" w:date="2014-05-19T07:11:00Z" w:initials="G">
    <w:p w14:paraId="19252C7D" w14:textId="77777777" w:rsidR="00F93F2D" w:rsidRDefault="00F93F2D" w:rsidP="00F95DE1">
      <w:pPr>
        <w:pStyle w:val="CommentText"/>
      </w:pPr>
      <w:r>
        <w:rPr>
          <w:rStyle w:val="CommentReference"/>
        </w:rPr>
        <w:annotationRef/>
      </w:r>
      <w:r>
        <w:t>But it’s in Figure 12.</w:t>
      </w:r>
    </w:p>
  </w:comment>
  <w:comment w:id="45" w:author="Alex Messina" w:date="2015-01-28T09:07:00Z" w:initials="AM">
    <w:p w14:paraId="6269199B" w14:textId="0597096A" w:rsidR="00F93F2D" w:rsidRDefault="00F93F2D">
      <w:pPr>
        <w:pStyle w:val="CommentText"/>
      </w:pPr>
      <w:r>
        <w:rPr>
          <w:rStyle w:val="CommentReference"/>
        </w:rPr>
        <w:annotationRef/>
      </w:r>
      <w:r>
        <w:rPr>
          <w:noProof/>
        </w:rPr>
        <w:drawing>
          <wp:inline distT="0" distB="0" distL="0" distR="0" wp14:anchorId="0E50DF2F" wp14:editId="4F8EBFFA">
            <wp:extent cx="4324350" cy="2733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4324350" cy="2733675"/>
                    </a:xfrm>
                    <a:prstGeom prst="rect">
                      <a:avLst/>
                    </a:prstGeom>
                  </pic:spPr>
                </pic:pic>
              </a:graphicData>
            </a:graphic>
          </wp:inline>
        </w:drawing>
      </w:r>
    </w:p>
  </w:comment>
  <w:comment w:id="46" w:author="Alex Messina" w:date="2015-01-28T08:57:00Z" w:initials="AM">
    <w:p w14:paraId="249EF381" w14:textId="0E544AC4" w:rsidR="00F93F2D" w:rsidRDefault="00F93F2D">
      <w:pPr>
        <w:pStyle w:val="CommentText"/>
      </w:pPr>
      <w:r>
        <w:rPr>
          <w:rStyle w:val="CommentReference"/>
        </w:rPr>
        <w:annotationRef/>
      </w:r>
      <w:r>
        <w:t>Add r2 values for lines</w:t>
      </w:r>
    </w:p>
  </w:comment>
  <w:comment w:id="47" w:author="Geography" w:date="2014-05-19T07:14:00Z" w:initials="G">
    <w:p w14:paraId="7E916F09" w14:textId="77777777" w:rsidR="00F93F2D" w:rsidRDefault="00F93F2D" w:rsidP="00F95DE1">
      <w:pPr>
        <w:pStyle w:val="CommentText"/>
      </w:pPr>
      <w:r>
        <w:rPr>
          <w:rStyle w:val="CommentReference"/>
        </w:rPr>
        <w:annotationRef/>
      </w:r>
      <w:r>
        <w:t>Move up to where you mention Table 5.</w:t>
      </w:r>
    </w:p>
  </w:comment>
  <w:comment w:id="48" w:author="Geography" w:date="2014-05-19T07:15:00Z" w:initials="G">
    <w:p w14:paraId="2C5DA55B" w14:textId="77777777" w:rsidR="00F93F2D" w:rsidRDefault="00F93F2D" w:rsidP="00F95DE1">
      <w:pPr>
        <w:pStyle w:val="CommentText"/>
      </w:pPr>
      <w:r>
        <w:rPr>
          <w:rStyle w:val="CommentReference"/>
        </w:rPr>
        <w:annotationRef/>
      </w:r>
      <w:r>
        <w:t xml:space="preserve"> Among locations?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63051F" w15:done="1"/>
  <w15:commentEx w15:paraId="27C83953" w15:paraIdParent="2E63051F" w15:done="1"/>
  <w15:commentEx w15:paraId="474BEE6F" w15:done="0"/>
  <w15:commentEx w15:paraId="4706E487" w15:paraIdParent="474BEE6F" w15:done="0"/>
  <w15:commentEx w15:paraId="6E79DE77" w15:done="1"/>
  <w15:commentEx w15:paraId="545869C0" w15:paraIdParent="6E79DE77" w15:done="1"/>
  <w15:commentEx w15:paraId="249E700C" w15:done="0"/>
  <w15:commentEx w15:paraId="707D1E95" w15:done="0"/>
  <w15:commentEx w15:paraId="2BB1A66A" w15:done="0"/>
  <w15:commentEx w15:paraId="5949E901" w15:done="0"/>
  <w15:commentEx w15:paraId="037CAF0F" w15:done="1"/>
  <w15:commentEx w15:paraId="61548C98" w15:done="1"/>
  <w15:commentEx w15:paraId="03A27B43" w15:done="1"/>
  <w15:commentEx w15:paraId="6FB1CCDD" w15:done="0"/>
  <w15:commentEx w15:paraId="130D2FA0" w15:paraIdParent="6FB1CCDD" w15:done="0"/>
  <w15:commentEx w15:paraId="6051FEE4" w15:done="0"/>
  <w15:commentEx w15:paraId="44AC5695" w15:paraIdParent="6051FEE4" w15:done="0"/>
  <w15:commentEx w15:paraId="22825F3B" w15:done="0"/>
  <w15:commentEx w15:paraId="7E8C30BF" w15:paraIdParent="22825F3B" w15:done="0"/>
  <w15:commentEx w15:paraId="3B78858B" w15:done="0"/>
  <w15:commentEx w15:paraId="53BCEFC0" w15:done="0"/>
  <w15:commentEx w15:paraId="104361EA" w15:done="0"/>
  <w15:commentEx w15:paraId="7612B856" w15:done="0"/>
  <w15:commentEx w15:paraId="0DB9D92F" w15:done="0"/>
  <w15:commentEx w15:paraId="1DBAD55D" w15:done="0"/>
  <w15:commentEx w15:paraId="4C5E3EB1" w15:done="0"/>
  <w15:commentEx w15:paraId="4066E3FA" w15:done="0"/>
  <w15:commentEx w15:paraId="09FE3DF2" w15:done="0"/>
  <w15:commentEx w15:paraId="176AD831" w15:done="0"/>
  <w15:commentEx w15:paraId="6A9034A5" w15:done="0"/>
  <w15:commentEx w15:paraId="5F3CB952" w15:done="0"/>
  <w15:commentEx w15:paraId="379E6E6F" w15:paraIdParent="5F3CB952" w15:done="0"/>
  <w15:commentEx w15:paraId="53FF6487" w15:done="0"/>
  <w15:commentEx w15:paraId="07150C97" w15:done="0"/>
  <w15:commentEx w15:paraId="19252C7D" w15:done="0"/>
  <w15:commentEx w15:paraId="6269199B" w15:done="0"/>
  <w15:commentEx w15:paraId="249EF381" w15:done="0"/>
  <w15:commentEx w15:paraId="7E916F09" w15:done="0"/>
  <w15:commentEx w15:paraId="2C5DA5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C56B2"/>
    <w:multiLevelType w:val="hybridMultilevel"/>
    <w:tmpl w:val="61EAA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graphy">
    <w15:presenceInfo w15:providerId="None" w15:userId="Geography"/>
  </w15:person>
  <w15:person w15:author="Alex Messina">
    <w15:presenceInfo w15:providerId="Windows Live" w15:userId="2225572b3707e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361"/>
    <w:rsid w:val="000622A9"/>
    <w:rsid w:val="0006362B"/>
    <w:rsid w:val="000C149D"/>
    <w:rsid w:val="0011213F"/>
    <w:rsid w:val="0013039C"/>
    <w:rsid w:val="0013729B"/>
    <w:rsid w:val="001545D7"/>
    <w:rsid w:val="001F3934"/>
    <w:rsid w:val="002007FF"/>
    <w:rsid w:val="00215B13"/>
    <w:rsid w:val="00232AA0"/>
    <w:rsid w:val="00236027"/>
    <w:rsid w:val="00252FE3"/>
    <w:rsid w:val="002F57BF"/>
    <w:rsid w:val="00350E8D"/>
    <w:rsid w:val="004510EB"/>
    <w:rsid w:val="00467DC7"/>
    <w:rsid w:val="0047101A"/>
    <w:rsid w:val="00484DA2"/>
    <w:rsid w:val="004932AB"/>
    <w:rsid w:val="004A45C9"/>
    <w:rsid w:val="005333BE"/>
    <w:rsid w:val="005378A4"/>
    <w:rsid w:val="00555C0F"/>
    <w:rsid w:val="005977DF"/>
    <w:rsid w:val="00643B8F"/>
    <w:rsid w:val="0065543E"/>
    <w:rsid w:val="00672738"/>
    <w:rsid w:val="00676771"/>
    <w:rsid w:val="006B5ED4"/>
    <w:rsid w:val="006F58DD"/>
    <w:rsid w:val="007213F2"/>
    <w:rsid w:val="007254D1"/>
    <w:rsid w:val="0076336B"/>
    <w:rsid w:val="007D2100"/>
    <w:rsid w:val="00826278"/>
    <w:rsid w:val="008606E5"/>
    <w:rsid w:val="00905A9A"/>
    <w:rsid w:val="00947EB2"/>
    <w:rsid w:val="009941CF"/>
    <w:rsid w:val="009A29C0"/>
    <w:rsid w:val="009B0CE7"/>
    <w:rsid w:val="009C5404"/>
    <w:rsid w:val="009E0CA5"/>
    <w:rsid w:val="00A3292F"/>
    <w:rsid w:val="00A921E2"/>
    <w:rsid w:val="00AA3B19"/>
    <w:rsid w:val="00AD2E0C"/>
    <w:rsid w:val="00AE451A"/>
    <w:rsid w:val="00AE5D21"/>
    <w:rsid w:val="00B51361"/>
    <w:rsid w:val="00BD5D91"/>
    <w:rsid w:val="00BE0B24"/>
    <w:rsid w:val="00C33BE3"/>
    <w:rsid w:val="00C750FC"/>
    <w:rsid w:val="00C82448"/>
    <w:rsid w:val="00C83595"/>
    <w:rsid w:val="00C85A05"/>
    <w:rsid w:val="00CE2BD5"/>
    <w:rsid w:val="00D33038"/>
    <w:rsid w:val="00D619EC"/>
    <w:rsid w:val="00D62E3F"/>
    <w:rsid w:val="00DA6E87"/>
    <w:rsid w:val="00DB57C0"/>
    <w:rsid w:val="00DD50FD"/>
    <w:rsid w:val="00E03966"/>
    <w:rsid w:val="00E212BD"/>
    <w:rsid w:val="00E214FB"/>
    <w:rsid w:val="00E47169"/>
    <w:rsid w:val="00E732BD"/>
    <w:rsid w:val="00EC5322"/>
    <w:rsid w:val="00EC5FAC"/>
    <w:rsid w:val="00F36E98"/>
    <w:rsid w:val="00F71E62"/>
    <w:rsid w:val="00F93F2D"/>
    <w:rsid w:val="00F95DE1"/>
    <w:rsid w:val="00FD5978"/>
    <w:rsid w:val="00FF0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BD83"/>
  <w15:chartTrackingRefBased/>
  <w15:docId w15:val="{7A666E87-7E34-466C-BFC5-1F011ECA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5A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0E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5D21"/>
    <w:pPr>
      <w:keepNext/>
      <w:keepLines/>
      <w:spacing w:before="40" w:after="0" w:line="240" w:lineRule="auto"/>
      <w:outlineLvl w:val="2"/>
    </w:pPr>
    <w:rPr>
      <w:rFonts w:ascii="Cambria" w:eastAsiaTheme="majorEastAsia" w:hAnsi="Cambria" w:cstheme="majorBidi"/>
      <w:i/>
      <w:color w:val="1F4D78" w:themeColor="accent1" w:themeShade="7F"/>
      <w:sz w:val="24"/>
      <w:szCs w:val="24"/>
    </w:rPr>
  </w:style>
  <w:style w:type="paragraph" w:styleId="Heading4">
    <w:name w:val="heading 4"/>
    <w:basedOn w:val="Normal"/>
    <w:next w:val="Normal"/>
    <w:link w:val="Heading4Char"/>
    <w:uiPriority w:val="9"/>
    <w:unhideWhenUsed/>
    <w:qFormat/>
    <w:rsid w:val="00C85A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07FF"/>
    <w:pPr>
      <w:spacing w:after="80" w:line="240" w:lineRule="auto"/>
      <w:ind w:left="720"/>
      <w:contextualSpacing/>
    </w:pPr>
    <w:rPr>
      <w:rFonts w:ascii="Cambria" w:hAnsi="Cambria"/>
      <w:sz w:val="24"/>
    </w:rPr>
  </w:style>
  <w:style w:type="character" w:customStyle="1" w:styleId="ListParagraphChar">
    <w:name w:val="List Paragraph Char"/>
    <w:basedOn w:val="DefaultParagraphFont"/>
    <w:link w:val="ListParagraph"/>
    <w:uiPriority w:val="34"/>
    <w:rsid w:val="002007FF"/>
    <w:rPr>
      <w:rFonts w:ascii="Cambria" w:hAnsi="Cambria"/>
      <w:sz w:val="24"/>
    </w:rPr>
  </w:style>
  <w:style w:type="paragraph" w:styleId="Caption">
    <w:name w:val="caption"/>
    <w:basedOn w:val="Normal"/>
    <w:next w:val="Normal"/>
    <w:uiPriority w:val="35"/>
    <w:unhideWhenUsed/>
    <w:qFormat/>
    <w:rsid w:val="00FF0539"/>
    <w:pPr>
      <w:spacing w:after="200" w:line="240" w:lineRule="auto"/>
    </w:pPr>
    <w:rPr>
      <w:rFonts w:ascii="Cambria" w:hAnsi="Cambria"/>
      <w:i/>
      <w:iCs/>
      <w:color w:val="44546A" w:themeColor="text2"/>
      <w:sz w:val="18"/>
      <w:szCs w:val="18"/>
    </w:rPr>
  </w:style>
  <w:style w:type="character" w:styleId="CommentReference">
    <w:name w:val="annotation reference"/>
    <w:basedOn w:val="DefaultParagraphFont"/>
    <w:uiPriority w:val="99"/>
    <w:semiHidden/>
    <w:unhideWhenUsed/>
    <w:rsid w:val="00FF0539"/>
    <w:rPr>
      <w:sz w:val="16"/>
      <w:szCs w:val="16"/>
    </w:rPr>
  </w:style>
  <w:style w:type="paragraph" w:styleId="CommentText">
    <w:name w:val="annotation text"/>
    <w:basedOn w:val="Normal"/>
    <w:link w:val="CommentTextChar"/>
    <w:uiPriority w:val="99"/>
    <w:semiHidden/>
    <w:unhideWhenUsed/>
    <w:rsid w:val="00FF0539"/>
    <w:pPr>
      <w:spacing w:line="240" w:lineRule="auto"/>
    </w:pPr>
    <w:rPr>
      <w:sz w:val="20"/>
      <w:szCs w:val="20"/>
    </w:rPr>
  </w:style>
  <w:style w:type="character" w:customStyle="1" w:styleId="CommentTextChar">
    <w:name w:val="Comment Text Char"/>
    <w:basedOn w:val="DefaultParagraphFont"/>
    <w:link w:val="CommentText"/>
    <w:uiPriority w:val="99"/>
    <w:semiHidden/>
    <w:rsid w:val="00FF0539"/>
    <w:rPr>
      <w:sz w:val="20"/>
      <w:szCs w:val="20"/>
    </w:rPr>
  </w:style>
  <w:style w:type="paragraph" w:styleId="NoSpacing">
    <w:name w:val="No Spacing"/>
    <w:qFormat/>
    <w:rsid w:val="00FF0539"/>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F05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539"/>
    <w:rPr>
      <w:rFonts w:ascii="Segoe UI" w:hAnsi="Segoe UI" w:cs="Segoe UI"/>
      <w:sz w:val="18"/>
      <w:szCs w:val="18"/>
    </w:rPr>
  </w:style>
  <w:style w:type="table" w:styleId="TableGrid">
    <w:name w:val="Table Grid"/>
    <w:basedOn w:val="TableNormal"/>
    <w:uiPriority w:val="59"/>
    <w:rsid w:val="0011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E5D21"/>
    <w:rPr>
      <w:rFonts w:ascii="Cambria" w:eastAsiaTheme="majorEastAsia" w:hAnsi="Cambria" w:cstheme="majorBidi"/>
      <w:i/>
      <w:color w:val="1F4D78" w:themeColor="accent1" w:themeShade="7F"/>
      <w:sz w:val="24"/>
      <w:szCs w:val="24"/>
    </w:rPr>
  </w:style>
  <w:style w:type="character" w:customStyle="1" w:styleId="Heading2Char">
    <w:name w:val="Heading 2 Char"/>
    <w:basedOn w:val="DefaultParagraphFont"/>
    <w:link w:val="Heading2"/>
    <w:uiPriority w:val="9"/>
    <w:rsid w:val="00350E8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85A05"/>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85A05"/>
    <w:rPr>
      <w:rFonts w:asciiTheme="majorHAnsi" w:eastAsiaTheme="majorEastAsia" w:hAnsiTheme="majorHAnsi" w:cstheme="majorBidi"/>
      <w:i/>
      <w:iCs/>
      <w:color w:val="2E74B5" w:themeColor="accent1" w:themeShade="BF"/>
    </w:rPr>
  </w:style>
  <w:style w:type="paragraph" w:styleId="CommentSubject">
    <w:name w:val="annotation subject"/>
    <w:basedOn w:val="CommentText"/>
    <w:next w:val="CommentText"/>
    <w:link w:val="CommentSubjectChar"/>
    <w:uiPriority w:val="99"/>
    <w:semiHidden/>
    <w:unhideWhenUsed/>
    <w:rsid w:val="002F57BF"/>
    <w:rPr>
      <w:b/>
      <w:bCs/>
    </w:rPr>
  </w:style>
  <w:style w:type="character" w:customStyle="1" w:styleId="CommentSubjectChar">
    <w:name w:val="Comment Subject Char"/>
    <w:basedOn w:val="CommentTextChar"/>
    <w:link w:val="CommentSubject"/>
    <w:uiPriority w:val="99"/>
    <w:semiHidden/>
    <w:rsid w:val="002F57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hyperlink" Target="file:///C:\Users\Alex\AppData\Local\Desktop\samoa\GIS\maps\Fagaalu%20and%20Nuuuli%20Instruments%20subwatersheds.mxd" TargetMode="External"/><Relationship Id="rId13" Type="http://schemas.openxmlformats.org/officeDocument/2006/relationships/image" Target="media/image4.emf"/><Relationship Id="rId18" Type="http://schemas.openxmlformats.org/officeDocument/2006/relationships/oleObject" Target="embeddings/oleObject4.bin"/><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334A3-14F6-4F5A-A9FA-F9AE667E2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20900</Words>
  <Characters>119130</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10</cp:revision>
  <dcterms:created xsi:type="dcterms:W3CDTF">2015-01-28T19:31:00Z</dcterms:created>
  <dcterms:modified xsi:type="dcterms:W3CDTF">2015-02-20T03:57:00Z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atm1984@gmail.com@www.mendeley.com</vt:lpwstr>
  </property>
  <property fmtid="{D5CDD505-2E9C-101B-9397-08002B2CF9AE}" pid="4" name="Mendeley Citation Style_1">
    <vt:lpwstr>http://www.zotero.org/styles/journal-of-hydrology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http://www.zotero.org/styles/journal-of-hydrology</vt:lpwstr>
  </property>
  <property fmtid="{D5CDD505-2E9C-101B-9397-08002B2CF9AE}" pid="18" name="Mendeley Recent Style Name 6_1">
    <vt:lpwstr>Journal of Hydrology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http://www.zotero.org/styles/remote-sensing-of-environment</vt:lpwstr>
  </property>
  <property fmtid="{D5CDD505-2E9C-101B-9397-08002B2CF9AE}" pid="24" name="Mendeley Recent Style Name 9_1">
    <vt:lpwstr>Remote Sensing of Environment</vt:lpwstr>
  </property>
</Properties>
</file>