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8DF0F1" w14:textId="2B6116D5" w:rsidR="00C85A05" w:rsidRDefault="00C85A05" w:rsidP="00F93F2D">
      <w:pPr>
        <w:pStyle w:val="Heading1"/>
        <w:tabs>
          <w:tab w:val="left" w:pos="0"/>
        </w:tabs>
      </w:pPr>
      <w:r>
        <w:t>TITLE:</w:t>
      </w:r>
    </w:p>
    <w:p w14:paraId="74EFDA47" w14:textId="77777777" w:rsidR="002007FF" w:rsidRDefault="00B51361" w:rsidP="00C85A05">
      <w:pPr>
        <w:pStyle w:val="Heading1"/>
      </w:pPr>
      <w:r w:rsidRPr="00F95DE1">
        <w:t>Contributions of human activities to suspended sediment yield during storm events from a steep, small, tropical watershed</w:t>
      </w:r>
    </w:p>
    <w:p w14:paraId="46B5B595" w14:textId="77777777" w:rsidR="00C85A05" w:rsidRDefault="00C85A05" w:rsidP="00C85A05"/>
    <w:p w14:paraId="4403E48E" w14:textId="2BF95378" w:rsidR="00C85A05" w:rsidRDefault="00C85A05" w:rsidP="00C85A05">
      <w:pPr>
        <w:pStyle w:val="Heading2"/>
        <w:jc w:val="center"/>
      </w:pPr>
      <w:r>
        <w:t>ABSTRACT</w:t>
      </w:r>
    </w:p>
    <w:p w14:paraId="1703FE3C" w14:textId="77777777" w:rsidR="00C85A05" w:rsidRPr="00C85A05" w:rsidRDefault="00C85A05" w:rsidP="00C85A05"/>
    <w:p w14:paraId="61FD2554" w14:textId="77777777" w:rsidR="00C85A05" w:rsidRPr="00C85A05" w:rsidRDefault="00C85A05" w:rsidP="00C85A05"/>
    <w:p w14:paraId="3095C4B0" w14:textId="77777777" w:rsidR="002007FF" w:rsidRPr="00676771" w:rsidRDefault="002007FF" w:rsidP="00C85A05">
      <w:pPr>
        <w:pStyle w:val="Heading2"/>
      </w:pPr>
      <w:r w:rsidRPr="00676771">
        <w:t>INTRODUCTION</w:t>
      </w:r>
    </w:p>
    <w:p w14:paraId="7CA7672E" w14:textId="2272AE89" w:rsidR="002007FF" w:rsidRPr="00676771" w:rsidRDefault="002007FF" w:rsidP="000622A9">
      <w:pPr>
        <w:spacing w:after="120" w:line="240" w:lineRule="auto"/>
        <w:ind w:firstLine="576"/>
      </w:pPr>
      <w:r w:rsidRPr="00676771">
        <w:t xml:space="preserve">Anthropogenic watershed disturbance by industry, agriculture, deforestation, roads, and urbanization alters the timing, composition, and mass of sediment loads to coral reefs, causing enhanced sediment stress on corals near the outlets of impacted watersheds </w:t>
      </w:r>
      <w:r w:rsidRPr="00676771">
        <w:fldChar w:fldCharType="begin" w:fldLock="1"/>
      </w:r>
      <w:r w:rsidR="00CE2BD5">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"id" : "ITEM-2",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"ITEM-2",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"(Syvitski et al., 2005; West and van Woesik, 2001)" }, "properties" : { "noteIndex" : 0 }, "schema" : "https://github.com/citation-style-language/schema/raw/master/csl-citation.json" }</w:instrText>
      </w:r>
      <w:r w:rsidRPr="00676771">
        <w:fldChar w:fldCharType="separate"/>
      </w:r>
      <w:r w:rsidR="00F71E62" w:rsidRPr="00676771">
        <w:rPr>
          <w:noProof/>
        </w:rPr>
        <w:t>(Syvitski et al., 2005; West and van Woesik, 2001)</w:t>
      </w:r>
      <w:r w:rsidRPr="00676771">
        <w:fldChar w:fldCharType="end"/>
      </w:r>
      <w:r w:rsidRPr="00676771">
        <w:t>. Anthropogenic sediment di</w:t>
      </w:r>
      <w:r w:rsidR="00AE451A">
        <w:t xml:space="preserve">sturbance may be exacerbated on volcanic, </w:t>
      </w:r>
      <w:r w:rsidRPr="00676771">
        <w:t xml:space="preserve">tropical islands characterized by high rainfall, extreme weather events, steep slopes, erodible soils, and naturally dense vegetation, where land clearing alters the fraction of exposed soil much more than in regions with sparse vegetation. On Molokai, </w:t>
      </w:r>
      <w:r w:rsidRPr="00676771">
        <w:fldChar w:fldCharType="begin" w:fldLock="1"/>
      </w:r>
      <w:r w:rsidR="00CE2BD5">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rsidRPr="00676771">
        <w:fldChar w:fldCharType="separate"/>
      </w:r>
      <w:r w:rsidRPr="00676771">
        <w:rPr>
          <w:noProof/>
        </w:rPr>
        <w:t>Stock et al. (2010)</w:t>
      </w:r>
      <w:r w:rsidRPr="00676771">
        <w:fldChar w:fldCharType="end"/>
      </w:r>
      <w:r w:rsidRPr="00676771">
        <w:t xml:space="preserve"> found that less than 5% of the land produces most of the sediment, and of that 5%, only 1% produces ~50% of the sediment, concluding that management should focus on </w:t>
      </w:r>
      <w:r w:rsidR="00D619EC" w:rsidRPr="00676771">
        <w:t xml:space="preserve">identifying, quantifying, and mediating </w:t>
      </w:r>
      <w:r w:rsidRPr="00676771">
        <w:t xml:space="preserve">erosion hotspots </w:t>
      </w:r>
      <w:r w:rsidRPr="00676771">
        <w:fldChar w:fldCharType="begin" w:fldLock="1"/>
      </w:r>
      <w:r w:rsidR="00CE2BD5">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Pr="00676771">
        <w:fldChar w:fldCharType="separate"/>
      </w:r>
      <w:r w:rsidRPr="00676771">
        <w:rPr>
          <w:noProof/>
        </w:rPr>
        <w:t>(Risk, 2014)</w:t>
      </w:r>
      <w:r w:rsidRPr="00676771">
        <w:fldChar w:fldCharType="end"/>
      </w:r>
      <w:r w:rsidRPr="00676771">
        <w:t xml:space="preserve">. However, knowledge of fluvial </w:t>
      </w:r>
      <w:r w:rsidR="00D619EC" w:rsidRPr="00676771">
        <w:t>suspended sediment yield (</w:t>
      </w:r>
      <w:r w:rsidRPr="00676771">
        <w:t>SSY</w:t>
      </w:r>
      <w:r w:rsidR="00D619EC" w:rsidRPr="00676771">
        <w:t>)</w:t>
      </w:r>
      <w:r w:rsidRPr="00676771">
        <w:t xml:space="preserve"> on most Pacific volcanic islands remains limited due to </w:t>
      </w:r>
      <w:r w:rsidR="005378A4" w:rsidRPr="00676771">
        <w:t>the challenges of</w:t>
      </w:r>
      <w:r w:rsidRPr="00676771">
        <w:t xml:space="preserve"> in situ monitoring, </w:t>
      </w:r>
      <w:r w:rsidR="00D619EC" w:rsidRPr="00676771">
        <w:t xml:space="preserve">and </w:t>
      </w:r>
      <w:r w:rsidRPr="00676771">
        <w:t xml:space="preserve">existing sediment yield models are not well-calibrated to the climatic, topographic, and geologic conditions found on steep, tropical islands (Calhoun </w:t>
      </w:r>
      <w:r w:rsidR="001545D7">
        <w:t xml:space="preserve">and Fletcher, 1999). Developing </w:t>
      </w:r>
      <w:r w:rsidRPr="00676771">
        <w:t xml:space="preserve">models that predict SSY from small, mountainous catchments is a significant contribution for local coral conservation, and can also further improve models applied at the regional scale </w:t>
      </w:r>
      <w:r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676771">
        <w:fldChar w:fldCharType="separate"/>
      </w:r>
      <w:r w:rsidRPr="00676771">
        <w:rPr>
          <w:noProof/>
        </w:rPr>
        <w:t>(Duvert et al., 2012)</w:t>
      </w:r>
      <w:r w:rsidRPr="00676771">
        <w:fldChar w:fldCharType="end"/>
      </w:r>
      <w:r w:rsidRPr="00676771">
        <w:t xml:space="preserve">. </w:t>
      </w:r>
    </w:p>
    <w:p w14:paraId="3D2E4859" w14:textId="274A8F3F" w:rsidR="002007FF" w:rsidRPr="00676771" w:rsidRDefault="00F71E62" w:rsidP="000622A9">
      <w:pPr>
        <w:spacing w:after="120" w:line="240" w:lineRule="auto"/>
        <w:ind w:firstLine="576"/>
      </w:pPr>
      <w:r w:rsidRPr="00676771">
        <w:t xml:space="preserve">Traditional </w:t>
      </w:r>
      <w:r w:rsidR="005378A4" w:rsidRPr="00676771">
        <w:t>approaches to quantifying human impact on sediment yield, including comparis</w:t>
      </w:r>
      <w:r w:rsidRPr="00676771">
        <w:t xml:space="preserve">on of total annual yields </w:t>
      </w:r>
      <w:r w:rsidRPr="00676771">
        <w:fldChar w:fldCharType="begin" w:fldLock="1"/>
      </w:r>
      <w:r w:rsidR="00CE2BD5">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Pr="00676771">
        <w:fldChar w:fldCharType="separate"/>
      </w:r>
      <w:r w:rsidRPr="00676771">
        <w:rPr>
          <w:noProof/>
        </w:rPr>
        <w:t>(Fahey et al., 2003)</w:t>
      </w:r>
      <w:r w:rsidRPr="00676771">
        <w:fldChar w:fldCharType="end"/>
      </w:r>
      <w:r w:rsidRPr="00676771">
        <w:t xml:space="preserve"> and </w:t>
      </w:r>
      <w:r w:rsidR="005378A4" w:rsidRPr="00676771">
        <w:t>sediment rating curves</w:t>
      </w:r>
      <w:r w:rsidRPr="00676771">
        <w:t xml:space="preserve"> </w:t>
      </w:r>
      <w:r w:rsidRPr="00676771">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"author" : [ { "dropping-particle" : "", "family" : "Walling", "given" : "D E", "non-dropping-particle" : "", "parse-names" : false, "suffix" : "" } ], "container-title" : "Water Resources Research", "id" : "ITEM-2",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"(Asselman, 2000; Walling, 1977)" }, "properties" : { "noteIndex" : 0 }, "schema" : "https://github.com/citation-style-language/schema/raw/master/csl-citation.json" }</w:instrText>
      </w:r>
      <w:r w:rsidRPr="00676771">
        <w:fldChar w:fldCharType="separate"/>
      </w:r>
      <w:r w:rsidRPr="00676771">
        <w:rPr>
          <w:noProof/>
        </w:rPr>
        <w:t>(Asselman, 2000; Walling, 1977)</w:t>
      </w:r>
      <w:r w:rsidRPr="00676771">
        <w:fldChar w:fldCharType="end"/>
      </w:r>
      <w:r w:rsidRPr="00676771">
        <w:t>, are complicated by interannual variability and hysteresis in the discharge-concentration relationship. As an alternative, r</w:t>
      </w:r>
      <w:r w:rsidR="005378A4" w:rsidRPr="00676771">
        <w:t>ecent</w:t>
      </w:r>
      <w:r w:rsidR="00EC5FAC" w:rsidRPr="00676771">
        <w:t xml:space="preserve"> studies </w:t>
      </w:r>
      <w:r w:rsidR="00EC5FAC"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 "properties" : { "noteIndex" : 0 }, "schema" : "https://github.com/citation-style-language/schema/raw/master/csl-citation.json" }</w:instrText>
      </w:r>
      <w:r w:rsidR="00EC5FAC" w:rsidRPr="00676771">
        <w:fldChar w:fldCharType="separate"/>
      </w:r>
      <w:r w:rsidRPr="00676771">
        <w:rPr>
          <w:noProof/>
        </w:rPr>
        <w:t>(Basher et al., 2011; Duvert et al., 2012)</w:t>
      </w:r>
      <w:r w:rsidR="00EC5FAC" w:rsidRPr="00676771">
        <w:fldChar w:fldCharType="end"/>
      </w:r>
      <w:r w:rsidR="00EC5FAC" w:rsidRPr="00676771">
        <w:t xml:space="preserve"> have compared SSY generated by storm events of the same magnitude to detect human impacts and develop empirical models. </w:t>
      </w:r>
      <w:r w:rsidR="002007FF" w:rsidRPr="00676771">
        <w:t>SSY generated by individual storm events (SSY</w:t>
      </w:r>
      <w:r w:rsidR="002007FF" w:rsidRPr="00676771">
        <w:rPr>
          <w:vertAlign w:val="subscript"/>
        </w:rPr>
        <w:t>EV</w:t>
      </w:r>
      <w:r w:rsidR="002007FF" w:rsidRPr="00676771">
        <w:t>) may correlate with various precipitation and discharge variables (“storm metrics”), including total precipitation, the Erosivity Index, total discharge, or maximum event discharge (Qmax), but the best correlation has consistently been found with Qmax. Qmax integrates the whole hydrological response of a watershed, making it a good predictor variable of SSY</w:t>
      </w:r>
      <w:r w:rsidR="002007FF" w:rsidRPr="00676771">
        <w:rPr>
          <w:vertAlign w:val="subscript"/>
        </w:rPr>
        <w:t>EV</w:t>
      </w:r>
      <w:r w:rsidR="002007FF" w:rsidRPr="00676771">
        <w:t xml:space="preserve"> in diverse environments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"Rankl", "given" : "James G.", "non-dropping-particle" : "", "parse-names" : false, "suffix" : "" } ], "id" : "ITEM-2",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"(Duvert et al., 2012; Rankl, 2004)" }, "properties" : { "noteIndex" : 0 }, "schema" : "https://github.com/citation-style-language/schema/raw/master/csl-citation.json" }</w:instrText>
      </w:r>
      <w:r w:rsidR="002007FF" w:rsidRPr="00676771">
        <w:fldChar w:fldCharType="separate"/>
      </w:r>
      <w:r w:rsidR="002007FF" w:rsidRPr="00676771">
        <w:rPr>
          <w:noProof/>
        </w:rPr>
        <w:t>(Duvert et al., 2012; Rankl, 2004)</w:t>
      </w:r>
      <w:r w:rsidR="002007FF" w:rsidRPr="00676771">
        <w:fldChar w:fldCharType="end"/>
      </w:r>
      <w:r w:rsidR="002007FF" w:rsidRPr="00676771">
        <w:t>. High correlation between SSY</w:t>
      </w:r>
      <w:r w:rsidR="002007FF" w:rsidRPr="00676771">
        <w:rPr>
          <w:vertAlign w:val="subscript"/>
        </w:rPr>
        <w:t>EV</w:t>
      </w:r>
      <w:r w:rsidR="002007FF" w:rsidRPr="00676771">
        <w:t xml:space="preserve"> and Qmax has been found in semi-arid, temperate, and sub-humid watersheds in Wyoming </w:t>
      </w:r>
      <w:r w:rsidR="002007FF" w:rsidRPr="00676771">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rsidR="002007FF" w:rsidRPr="00676771">
        <w:fldChar w:fldCharType="separate"/>
      </w:r>
      <w:r w:rsidR="002007FF" w:rsidRPr="00676771">
        <w:rPr>
          <w:noProof/>
        </w:rPr>
        <w:t>(Rankl, 2004)</w:t>
      </w:r>
      <w:r w:rsidR="002007FF" w:rsidRPr="00676771">
        <w:fldChar w:fldCharType="end"/>
      </w:r>
      <w:r w:rsidR="002007FF" w:rsidRPr="00676771">
        <w:t xml:space="preserve">, Mexico, Italy, France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2007FF" w:rsidRPr="00676771">
        <w:fldChar w:fldCharType="separate"/>
      </w:r>
      <w:r w:rsidR="002007FF" w:rsidRPr="00676771">
        <w:rPr>
          <w:noProof/>
        </w:rPr>
        <w:t>(Duvert et al., 2012)</w:t>
      </w:r>
      <w:r w:rsidR="002007FF" w:rsidRPr="00676771">
        <w:fldChar w:fldCharType="end"/>
      </w:r>
      <w:r w:rsidR="002007FF" w:rsidRPr="00676771">
        <w:t xml:space="preserve">, and New Zealand </w:t>
      </w:r>
      <w:r w:rsidR="002007FF" w:rsidRPr="00676771">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rsidR="002007FF" w:rsidRPr="00676771">
        <w:fldChar w:fldCharType="separate"/>
      </w:r>
      <w:r w:rsidRPr="00676771">
        <w:rPr>
          <w:noProof/>
        </w:rPr>
        <w:t>(Basher et al., 2011; Hicks, 1990)</w:t>
      </w:r>
      <w:r w:rsidR="002007FF" w:rsidRPr="00676771">
        <w:fldChar w:fldCharType="end"/>
      </w:r>
      <w:r w:rsidR="002007FF" w:rsidRPr="00676771">
        <w:t xml:space="preserve">, but this approach has not been attempted for steep, tropical watersheds on volcanic islands.  </w:t>
      </w:r>
    </w:p>
    <w:p w14:paraId="339A42E4" w14:textId="03119EAE" w:rsidR="002007FF" w:rsidRPr="00676771" w:rsidRDefault="002007FF" w:rsidP="000622A9">
      <w:pPr>
        <w:spacing w:after="120" w:line="240" w:lineRule="auto"/>
        <w:ind w:firstLine="576"/>
      </w:pPr>
      <w:r w:rsidRPr="00676771">
        <w:t xml:space="preserve">The anthropogenic impact on SSY may vary by storm magnitude, as documented in Mediterranean climates </w:t>
      </w:r>
      <w:r w:rsidRPr="00676771">
        <w:fldChar w:fldCharType="begin" w:fldLock="1"/>
      </w:r>
      <w:r w:rsidR="00CE2BD5">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Pr="00676771">
        <w:fldChar w:fldCharType="separate"/>
      </w:r>
      <w:r w:rsidR="00F71E62" w:rsidRPr="00676771">
        <w:rPr>
          <w:noProof/>
        </w:rPr>
        <w:t>(White and Greer, 2006)</w:t>
      </w:r>
      <w:r w:rsidRPr="00676771">
        <w:fldChar w:fldCharType="end"/>
      </w:r>
      <w:r w:rsidRPr="00676771">
        <w:t xml:space="preserve"> and in Pacific Northwest forests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00F71E62" w:rsidRPr="00676771">
        <w:rPr>
          <w:noProof/>
        </w:rPr>
        <w:t>(Lewis et al., 2001)</w:t>
      </w:r>
      <w:r w:rsidRPr="00676771">
        <w:fldChar w:fldCharType="end"/>
      </w:r>
      <w:r w:rsidRPr="00676771">
        <w:t>. As storm magnitude increases, water</w:t>
      </w:r>
      <w:r w:rsidR="00EC5FAC" w:rsidRPr="00676771">
        <w:t xml:space="preserve"> yield</w:t>
      </w:r>
      <w:r w:rsidRPr="00676771">
        <w:t xml:space="preserve"> and/or SSY from natural areas may increase relative to human-disturbed areas, diminishing anthropogenic impact. While large storms account for most SSY in natural conditions, human-disturbed areas may show the most significant disturbance for smaller storms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Pr="00676771">
        <w:rPr>
          <w:noProof/>
        </w:rPr>
        <w:t xml:space="preserve">(Lewis </w:t>
      </w:r>
      <w:r w:rsidRPr="00676771">
        <w:rPr>
          <w:noProof/>
        </w:rPr>
        <w:lastRenderedPageBreak/>
        <w:t>et al., 2001)</w:t>
      </w:r>
      <w:r w:rsidRPr="00676771">
        <w:fldChar w:fldCharType="end"/>
      </w:r>
      <w:r w:rsidRPr="00676771">
        <w:t xml:space="preserve">. It is hypothesized that the disturbance ratio (DR) is highest for small storms, when background SSY from the undisturbed forest is low and erodible sediment from disturbed surfaces in the lower watershed is the dominant source. For large storms, it is hypothesized mass movements and bank erosion contribute to naturally high SSY from the undisturbed upper watershed, reducing the DR for large events. </w:t>
      </w:r>
    </w:p>
    <w:p w14:paraId="40050663" w14:textId="1E0A99B1" w:rsidR="002007FF" w:rsidRPr="00676771" w:rsidRDefault="00E212BD" w:rsidP="00AA3B19">
      <w:pPr>
        <w:spacing w:after="120" w:line="240" w:lineRule="auto"/>
        <w:ind w:firstLine="360"/>
      </w:pPr>
      <w:r w:rsidRPr="00676771">
        <w:t xml:space="preserve">This study uses in situ measurements of precipitation, stream discharge, and suspended sediment concentration to quantify </w:t>
      </w:r>
      <w:r w:rsidR="00AA3B19" w:rsidRPr="00676771">
        <w:t xml:space="preserve">sediment yield from key areas of the watershed </w:t>
      </w:r>
      <w:r w:rsidRPr="00676771">
        <w:t xml:space="preserve">and </w:t>
      </w:r>
      <w:r w:rsidR="00AA3B19" w:rsidRPr="00676771">
        <w:t xml:space="preserve">develop an empirical </w:t>
      </w:r>
      <w:r w:rsidRPr="00676771">
        <w:t xml:space="preserve">model </w:t>
      </w:r>
      <w:r w:rsidR="00AA3B19" w:rsidRPr="00676771">
        <w:t xml:space="preserve">of </w:t>
      </w:r>
      <w:r w:rsidRPr="00676771">
        <w:t>storm-generated sediment yield</w:t>
      </w:r>
      <w:r w:rsidR="00AA3B19" w:rsidRPr="00676771">
        <w:t xml:space="preserve"> to a priority coral reef</w:t>
      </w:r>
      <w:r w:rsidRPr="00676771">
        <w:t>.</w:t>
      </w:r>
      <w:r w:rsidR="00AA3B19" w:rsidRPr="00676771">
        <w:t xml:space="preserve"> </w:t>
      </w:r>
      <w:r w:rsidR="000622A9" w:rsidRPr="00676771">
        <w:t>The</w:t>
      </w:r>
      <w:r w:rsidR="002007FF" w:rsidRPr="00676771">
        <w:t xml:space="preserve"> </w:t>
      </w:r>
      <w:r w:rsidR="00FF0539" w:rsidRPr="00676771">
        <w:t>questions addressed include:</w:t>
      </w:r>
      <w:r w:rsidR="002007FF" w:rsidRPr="00676771">
        <w:t xml:space="preserve"> How has human disturbance increased sediment loading to Faga’alu Bay? How do sediment contributions from human-disturbed areas and undisturbed areas vary with storm size? And </w:t>
      </w:r>
      <w:proofErr w:type="gramStart"/>
      <w:r w:rsidR="002007FF" w:rsidRPr="00676771">
        <w:t>Which</w:t>
      </w:r>
      <w:proofErr w:type="gramEnd"/>
      <w:r w:rsidR="002007FF" w:rsidRPr="00676771">
        <w:t xml:space="preserve"> is the best predictor of storm event suspended sediment yield (SSY</w:t>
      </w:r>
      <w:r w:rsidR="002007FF" w:rsidRPr="00676771">
        <w:rPr>
          <w:vertAlign w:val="subscript"/>
        </w:rPr>
        <w:t>EV</w:t>
      </w:r>
      <w:r w:rsidR="002007FF" w:rsidRPr="00676771">
        <w:t>): total precipitation, Erosivity Index, total discharge, or maximum event discharge?</w:t>
      </w:r>
    </w:p>
    <w:p w14:paraId="1BD2CA7A" w14:textId="77777777" w:rsidR="00FF0539" w:rsidRPr="00676771" w:rsidRDefault="00FF0539" w:rsidP="00C85A05">
      <w:pPr>
        <w:pStyle w:val="Heading2"/>
      </w:pPr>
      <w:r w:rsidRPr="00676771">
        <w:t>STUDY AREA</w:t>
      </w:r>
    </w:p>
    <w:p w14:paraId="59010A73" w14:textId="17FAC69B" w:rsidR="000622A9" w:rsidRPr="00676771" w:rsidRDefault="000622A9" w:rsidP="00C85A05">
      <w:pPr>
        <w:pStyle w:val="Heading3"/>
      </w:pPr>
      <w:r w:rsidRPr="00676771">
        <w:t>Climate</w:t>
      </w:r>
    </w:p>
    <w:p w14:paraId="031EEEF5" w14:textId="77777777"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Precipitation on Tutuila (14 ˚S, 170 ˚W) is caused by major storms including cyclones and tropical depressions, isolated thunderstorms, and orographic uplifting of trade-wind squalls over the high (300-600m), mountainous ridge that runs the length of the island. Unlike many other Pacific Islands, the mountainous ridge runs parallel to the predominant wind direction, and does not cause a significant windward/leeward rainfall gradient. There are two subtle rainfall seasons—a drier season, from June to September (32% of annual P) and a wetter season, from October to May (68% of annual P). During the wetter summer season the Inter-Tropical Convergence Zone (ITCZ) moves over the island, causing relatively light Northerly winds, higher temperatures, higher humidity, and higher rainfall. During the drier winter season, the island is influenced by the southeast Trades and relatively stronger, predominantly </w:t>
      </w:r>
      <w:proofErr w:type="gramStart"/>
      <w:r w:rsidRPr="00676771">
        <w:rPr>
          <w:rFonts w:asciiTheme="minorHAnsi" w:hAnsiTheme="minorHAnsi"/>
          <w:sz w:val="22"/>
        </w:rPr>
        <w:t>East</w:t>
      </w:r>
      <w:proofErr w:type="gramEnd"/>
      <w:r w:rsidRPr="00676771">
        <w:rPr>
          <w:rFonts w:asciiTheme="minorHAnsi" w:hAnsiTheme="minorHAnsi"/>
          <w:sz w:val="22"/>
        </w:rPr>
        <w:t xml:space="preserve"> to Southeast winds, lower temperatures, lower humidity and lower rainfall. </w:t>
      </w:r>
    </w:p>
    <w:p w14:paraId="2FB65C2A" w14:textId="10161C1D"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Long-term rain gage records show a strong precipitation gradient with increasing elevation. Rainfall records from 1903-1973 show average precipitation is 6,350 mm at Matafao Mtn. (653m </w:t>
      </w:r>
      <w:proofErr w:type="spellStart"/>
      <w:r w:rsidRPr="00676771">
        <w:rPr>
          <w:rFonts w:asciiTheme="minorHAnsi" w:hAnsiTheme="minorHAnsi"/>
          <w:sz w:val="22"/>
        </w:rPr>
        <w:t>m.a.s.l</w:t>
      </w:r>
      <w:proofErr w:type="spellEnd"/>
      <w:r w:rsidRPr="00676771">
        <w:rPr>
          <w:rFonts w:asciiTheme="minorHAnsi" w:hAnsiTheme="minorHAnsi"/>
          <w:sz w:val="22"/>
        </w:rPr>
        <w:t xml:space="preserve">), 5,280mm at Matafao Reservoir (249m </w:t>
      </w:r>
      <w:proofErr w:type="spellStart"/>
      <w:r w:rsidRPr="00676771">
        <w:rPr>
          <w:rFonts w:asciiTheme="minorHAnsi" w:hAnsiTheme="minorHAnsi"/>
          <w:sz w:val="22"/>
        </w:rPr>
        <w:t>m.a.s.l</w:t>
      </w:r>
      <w:proofErr w:type="spellEnd"/>
      <w:r w:rsidRPr="00676771">
        <w:rPr>
          <w:rFonts w:asciiTheme="minorHAnsi" w:hAnsiTheme="minorHAnsi"/>
          <w:sz w:val="22"/>
        </w:rPr>
        <w:t xml:space="preserve">.) and about 3,800mm on the coastal plain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"id" : "ITEM-2", "itemData" : { "author" : [ { "dropping-particle" : "", "family" : "Dames &amp; Moore", "given" : "", "non-dropping-particle" : "", "parse-names" : false, "suffix" : "" } ], "id" : "ITEM-2",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"ITEM-3", "itemData" : { "ISBN" : "95-4185", "author" : [ { "dropping-particle" : "", "family" : "Wong", "given" : "M", "non-dropping-particle" : "", "parse-names" : false, "suffix" : "" } ], "editor" : [ { "dropping-particle" : "", "family" : "Survey", "given" : "U S Geological", "non-dropping-particle" : "", "parse-names" : false, "suffix" : "" } ], "id" : "ITEM-3", "issued" : { "date-parts" : [ [ "1996" ] ] }, "publisher" : "USGS", "publisher-place" : "Honolulu, HI", "title" : "Analysis of Streamflow Characteristics for Streams on the Island of Tutuila, American Samoa", "type" : "article" }, "uris" : [ "http://www.mendeley.com/documents/?uuid=fc91ec82-afdd-4759-8a08-1cfb798692d6" ] }, { "id" : "ITEM-4", "itemData" : { "author" : [ { "dropping-particle" : "", "family" : "Craig", "given" : "Peter", "non-dropping-particle" : "", "parse-names" : false, "suffix" : "" } ], "editor" : [ { "dropping-particle" : "", "family" : "Samoa", "given" : "National Park of American", "non-dropping-particle" : "", "parse-names" : false, "suffix" : "" } ], "id" : "ITEM-4",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Tonkin &amp; Taylor International Ltd., 1989;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 Dames &amp; Moore, 1981; Tonkin &amp; Taylor International Ltd., 1989; Wong, 1996)</w:t>
      </w:r>
      <w:r w:rsidRPr="00676771">
        <w:rPr>
          <w:rFonts w:asciiTheme="minorHAnsi" w:hAnsiTheme="minorHAnsi"/>
          <w:sz w:val="22"/>
        </w:rPr>
        <w:fldChar w:fldCharType="end"/>
      </w:r>
      <w:r w:rsidRPr="00676771">
        <w:rPr>
          <w:rFonts w:asciiTheme="minorHAnsi" w:hAnsiTheme="minorHAnsi"/>
          <w:sz w:val="22"/>
        </w:rPr>
        <w:t xml:space="preserve"> Potential evapotranspiration follows the opposite trend, with annual mean PET varying from 890mm at high elevation to 1,150mm at sea level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"Izuka", "given" : "Scot K.", "non-dropping-particle" : "", "parse-names" : false, "suffix" : "" } ], "id" : "ITEM-1", "issued" : { "date-parts" : [ [ "2005" ] ] }, "title" : "Potential Evapotranspiration on Tutuila , American Samoa", "type" : "report" }, "uris" : [ "http://www.mendeley.com/documents/?uuid=fea43816-4daf-4918-b02b-20d28c08f668" ] } ], "mendeley" : { "previouslyFormattedCitation" : "(Izuka, 2005)"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(Izuka, 2005)</w:t>
      </w:r>
      <w:r w:rsidRPr="00676771">
        <w:rPr>
          <w:rFonts w:asciiTheme="minorHAnsi" w:hAnsiTheme="minorHAnsi"/>
          <w:sz w:val="22"/>
        </w:rPr>
        <w:fldChar w:fldCharType="end"/>
      </w:r>
      <w:r w:rsidRPr="00676771">
        <w:rPr>
          <w:rFonts w:asciiTheme="minorHAnsi" w:hAnsiTheme="minorHAnsi"/>
          <w:sz w:val="22"/>
        </w:rPr>
        <w:t>. Precipitation varies orographically from an average 6,350mm/</w:t>
      </w:r>
      <w:proofErr w:type="spellStart"/>
      <w:r w:rsidRPr="00676771">
        <w:rPr>
          <w:rFonts w:asciiTheme="minorHAnsi" w:hAnsiTheme="minorHAnsi"/>
          <w:sz w:val="22"/>
        </w:rPr>
        <w:t>yr</w:t>
      </w:r>
      <w:proofErr w:type="spellEnd"/>
      <w:r w:rsidRPr="00676771">
        <w:rPr>
          <w:rFonts w:asciiTheme="minorHAnsi" w:hAnsiTheme="minorHAnsi"/>
          <w:sz w:val="22"/>
        </w:rPr>
        <w:t xml:space="preserve"> at high elevation to 2,380mm/</w:t>
      </w:r>
      <w:proofErr w:type="spellStart"/>
      <w:r w:rsidRPr="00676771">
        <w:rPr>
          <w:rFonts w:asciiTheme="minorHAnsi" w:hAnsiTheme="minorHAnsi"/>
          <w:sz w:val="22"/>
        </w:rPr>
        <w:t>yr</w:t>
      </w:r>
      <w:proofErr w:type="spellEnd"/>
      <w:r w:rsidRPr="00676771">
        <w:rPr>
          <w:rFonts w:asciiTheme="minorHAnsi" w:hAnsiTheme="minorHAnsi"/>
          <w:sz w:val="22"/>
        </w:rPr>
        <w:t xml:space="preserve"> at the shoreline, averaging 3,800mm/</w:t>
      </w:r>
      <w:proofErr w:type="spellStart"/>
      <w:r w:rsidRPr="00676771">
        <w:rPr>
          <w:rFonts w:asciiTheme="minorHAnsi" w:hAnsiTheme="minorHAnsi"/>
          <w:sz w:val="22"/>
        </w:rPr>
        <w:t>yr</w:t>
      </w:r>
      <w:proofErr w:type="spellEnd"/>
      <w:r w:rsidRPr="00676771">
        <w:rPr>
          <w:rFonts w:asciiTheme="minorHAnsi" w:hAnsiTheme="minorHAnsi"/>
          <w:sz w:val="22"/>
        </w:rPr>
        <w:t xml:space="preserve"> over the island</w:t>
      </w:r>
      <w:commentRangeStart w:id="0"/>
      <w:r w:rsidRPr="00676771">
        <w:rPr>
          <w:rStyle w:val="CommentReference"/>
          <w:rFonts w:asciiTheme="minorHAnsi" w:hAnsiTheme="minorHAnsi"/>
          <w:sz w:val="22"/>
          <w:szCs w:val="22"/>
        </w:rPr>
        <w:commentReference w:id="1"/>
      </w:r>
      <w:commentRangeEnd w:id="0"/>
      <w:r w:rsidRPr="00676771">
        <w:rPr>
          <w:rFonts w:asciiTheme="minorHAnsi" w:hAnsiTheme="minorHAnsi"/>
          <w:sz w:val="22"/>
        </w:rPr>
        <w:t xml:space="preserve"> </w:t>
      </w:r>
      <w:r w:rsidRPr="00676771">
        <w:rPr>
          <w:rStyle w:val="CommentReference"/>
          <w:rFonts w:asciiTheme="minorHAnsi" w:hAnsiTheme="minorHAnsi"/>
          <w:sz w:val="22"/>
          <w:szCs w:val="22"/>
        </w:rPr>
        <w:commentReference w:id="0"/>
      </w:r>
      <w:r w:rsidRPr="00676771">
        <w:rPr>
          <w:rFonts w:asciiTheme="minorHAnsi" w:hAnsiTheme="minorHAnsi"/>
          <w:sz w:val="22"/>
        </w:rPr>
        <w:t xml:space="preserve">from 1903 to 1973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"Eyre", "given" : "Paul R", "non-dropping-particle" : "", "parse-names" : false, "suffix" : "" } ], "id" : "ITEM-1", "issued" : { "date-parts" : [ [ "1994" ] ] }, "publisher-place" : "Honolulu, HI", "title" : "Ground-water quality reconnaissance, Tutuila, American Samoa", "type" : "report" }, "uris" : [ "http://www.mendeley.com/documents/?uuid=16d485d9-02aa-445b-b7f3-8c6ba8a16a26" ] } ], "mendeley" : { "previouslyFormattedCitation" : "(Eyre, 1994)"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(Eyre, 1994)</w:t>
      </w:r>
      <w:r w:rsidRPr="00676771">
        <w:rPr>
          <w:rFonts w:asciiTheme="minorHAnsi" w:hAnsiTheme="minorHAnsi"/>
          <w:sz w:val="22"/>
        </w:rPr>
        <w:fldChar w:fldCharType="end"/>
      </w:r>
      <w:r w:rsidRPr="00676771">
        <w:rPr>
          <w:rFonts w:asciiTheme="minorHAnsi" w:hAnsiTheme="minorHAnsi"/>
          <w:sz w:val="22"/>
        </w:rPr>
        <w:fldChar w:fldCharType="begin"/>
      </w:r>
      <w:r w:rsidRPr="00676771">
        <w:rPr>
          <w:rFonts w:asciiTheme="minorHAnsi" w:hAnsiTheme="minorHAnsi"/>
          <w:sz w:val="22"/>
        </w:rPr>
        <w:instrText xml:space="preserve"> REF _Ref383161755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Tropical cyclones are erratic but recently have occurred on average every 1–13 years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"previouslyFormattedCitation" : "(Craig, 2009)"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w:t>
      </w:r>
      <w:r w:rsidRPr="00676771">
        <w:rPr>
          <w:rFonts w:asciiTheme="minorHAnsi" w:hAnsiTheme="minorHAnsi"/>
          <w:sz w:val="22"/>
        </w:rPr>
        <w:fldChar w:fldCharType="end"/>
      </w:r>
      <w:r w:rsidRPr="00676771">
        <w:rPr>
          <w:rFonts w:asciiTheme="minorHAnsi" w:hAnsiTheme="minorHAnsi"/>
          <w:sz w:val="22"/>
        </w:rPr>
        <w:t xml:space="preserve"> and bring intense rainfall, flooding, landslides, and high sediment loading events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"mendeley" : { "previouslyFormattedCitation" : "(Buchanan-Banks, 1979)"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(Buchanan-Banks, 1979)</w:t>
      </w:r>
      <w:r w:rsidRPr="00676771">
        <w:rPr>
          <w:rFonts w:asciiTheme="minorHAnsi" w:hAnsiTheme="minorHAnsi"/>
          <w:sz w:val="22"/>
        </w:rPr>
        <w:fldChar w:fldCharType="end"/>
      </w:r>
      <w:r w:rsidRPr="00676771">
        <w:rPr>
          <w:rFonts w:asciiTheme="minorHAnsi" w:hAnsiTheme="minorHAnsi"/>
          <w:sz w:val="22"/>
        </w:rPr>
        <w:t xml:space="preserve">. Analysis of 212 peak discharges at 11 continuous-record gaging sites up  </w:t>
      </w:r>
      <w:r w:rsidRPr="00676771">
        <w:rPr>
          <w:rStyle w:val="CommentReference"/>
          <w:rFonts w:asciiTheme="minorHAnsi" w:hAnsiTheme="minorHAnsi"/>
          <w:sz w:val="22"/>
          <w:szCs w:val="22"/>
        </w:rPr>
        <w:commentReference w:id="2"/>
      </w:r>
      <w:r w:rsidRPr="00676771">
        <w:rPr>
          <w:rStyle w:val="CommentReference"/>
          <w:rFonts w:asciiTheme="minorHAnsi" w:hAnsiTheme="minorHAnsi"/>
          <w:sz w:val="22"/>
          <w:szCs w:val="22"/>
        </w:rPr>
        <w:commentReference w:id="3"/>
      </w:r>
      <w:r w:rsidRPr="00676771">
        <w:rPr>
          <w:rFonts w:asciiTheme="minorHAnsi" w:hAnsiTheme="minorHAnsi"/>
          <w:sz w:val="22"/>
        </w:rPr>
        <w:t xml:space="preserve">to 1990 showed 65.5% of annual peak flows occurred during the wet season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"ISBN" : "95-4185", "author" : [ { "dropping-particle" : "", "family" : "Wong", "given" : "M", "non-dropping-particle" : "", "parse-names" : false, "suffix" : "" } ], "editor" : [ { "dropping-particle" : "", "family" : "Survey", "given" : "U S Geological", "non-dropping-particle" : "", "parse-names" : false, "suffix" : "" } ], "id" : "ITEM-1", "issued" : { "date-parts" : [ [ "1996" ] ] }, "publisher" : "USGS", "publisher-place" : "Honolulu, HI", "title" : "Analysis of Streamflow Characteristics for Streams on the Island of Tutuila, American Samoa", "type" : "article" }, "uris" : [ "http://www.mendeley.com/documents/?uuid=fc91ec82-afdd-4759-8a08-1cfb798692d6" ] } ], "mendeley" : { "previouslyFormattedCitation" :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(Wong, 1996)</w:t>
      </w:r>
      <w:r w:rsidRPr="00676771">
        <w:rPr>
          <w:rFonts w:asciiTheme="minorHAnsi" w:hAnsiTheme="minorHAnsi"/>
          <w:sz w:val="22"/>
        </w:rPr>
        <w:fldChar w:fldCharType="end"/>
      </w:r>
      <w:r w:rsidRPr="00676771">
        <w:rPr>
          <w:rFonts w:asciiTheme="minorHAnsi" w:hAnsiTheme="minorHAnsi"/>
          <w:sz w:val="22"/>
        </w:rPr>
        <w:t xml:space="preserve">. When controlling for drainage area, </w:t>
      </w:r>
      <w:r w:rsidRPr="00676771">
        <w:rPr>
          <w:rStyle w:val="CommentReference"/>
          <w:rFonts w:asciiTheme="minorHAnsi" w:hAnsiTheme="minorHAnsi"/>
          <w:sz w:val="22"/>
          <w:szCs w:val="22"/>
        </w:rPr>
        <w:commentReference w:id="4"/>
      </w:r>
      <w:r w:rsidRPr="00676771">
        <w:rPr>
          <w:rStyle w:val="CommentReference"/>
          <w:rFonts w:asciiTheme="minorHAnsi" w:hAnsiTheme="minorHAnsi"/>
          <w:sz w:val="22"/>
          <w:szCs w:val="22"/>
        </w:rPr>
        <w:commentReference w:id="5"/>
      </w:r>
      <w:r w:rsidRPr="00676771">
        <w:rPr>
          <w:rFonts w:asciiTheme="minorHAnsi" w:hAnsiTheme="minorHAnsi"/>
          <w:sz w:val="22"/>
        </w:rPr>
        <w:t xml:space="preserve">average annual specific discharge shows little spatial variation across the island, irrespective of location or orientation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"mendeley" : { "previouslyFormattedCitation" : "(Dames &amp; Moore, 1981)"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(Dames &amp; Moore, 1981)</w:t>
      </w:r>
      <w:r w:rsidRPr="00676771">
        <w:rPr>
          <w:rFonts w:asciiTheme="minorHAnsi" w:hAnsiTheme="minorHAnsi"/>
          <w:sz w:val="22"/>
        </w:rPr>
        <w:fldChar w:fldCharType="end"/>
      </w:r>
      <w:r w:rsidRPr="00676771">
        <w:rPr>
          <w:rFonts w:asciiTheme="minorHAnsi" w:hAnsiTheme="minorHAnsi"/>
          <w:sz w:val="22"/>
        </w:rPr>
        <w:t xml:space="preserve">. </w:t>
      </w:r>
    </w:p>
    <w:p w14:paraId="0C599A87" w14:textId="77777777" w:rsidR="00AD2E0C" w:rsidRDefault="00AD2E0C" w:rsidP="00C85A05">
      <w:pPr>
        <w:pStyle w:val="Heading3"/>
      </w:pPr>
      <w:r w:rsidRPr="00676771">
        <w:t>Land Use</w:t>
      </w:r>
    </w:p>
    <w:p w14:paraId="5066D1CF" w14:textId="161126D2" w:rsidR="00C82448" w:rsidRPr="00676771" w:rsidRDefault="00FF0539" w:rsidP="00C82448">
      <w:pPr>
        <w:pStyle w:val="NoSpacing"/>
        <w:spacing w:after="120"/>
        <w:ind w:firstLine="720"/>
        <w:jc w:val="both"/>
      </w:pPr>
      <w:r w:rsidRPr="00676771">
        <w:t>Faga’alu</w:t>
      </w:r>
      <w:r w:rsidR="00AD2E0C">
        <w:t xml:space="preserve"> watershed</w:t>
      </w:r>
      <w:r w:rsidRPr="00676771">
        <w:t xml:space="preserve"> (1.86 km</w:t>
      </w:r>
      <w:r w:rsidRPr="00676771">
        <w:rPr>
          <w:vertAlign w:val="superscript"/>
        </w:rPr>
        <w:t>2</w:t>
      </w:r>
      <w:r w:rsidRPr="00676771">
        <w:t>)</w:t>
      </w:r>
      <w:r w:rsidR="00AD2E0C">
        <w:t xml:space="preserve"> is</w:t>
      </w:r>
      <w:r w:rsidRPr="00676771">
        <w:t xml:space="preserve"> characterized by large areas of undisturbed, steeply sloping, </w:t>
      </w:r>
      <w:proofErr w:type="gramStart"/>
      <w:r w:rsidRPr="00676771">
        <w:t>heavily</w:t>
      </w:r>
      <w:proofErr w:type="gramEnd"/>
      <w:r w:rsidRPr="00676771">
        <w:t xml:space="preserve"> forested hillsides in the upper watershed, and similarly steep topography with relatively small flat areas that are urbanized or densely settled in the lower watershed (</w:t>
      </w:r>
      <w:r w:rsidRPr="00676771">
        <w:fldChar w:fldCharType="begin"/>
      </w:r>
      <w:r w:rsidRPr="00676771">
        <w:instrText xml:space="preserve"> REF _Ref383161294 \h  \* MERGEFORMAT </w:instrText>
      </w:r>
      <w:r w:rsidRPr="00676771">
        <w:fldChar w:fldCharType="separate"/>
      </w:r>
      <w:r w:rsidRPr="00676771">
        <w:t xml:space="preserve">Figure </w:t>
      </w:r>
      <w:r w:rsidRPr="00676771">
        <w:rPr>
          <w:noProof/>
        </w:rPr>
        <w:t>1</w:t>
      </w:r>
      <w:r w:rsidRPr="00676771">
        <w:fldChar w:fldCharType="end"/>
      </w:r>
      <w:r w:rsidRPr="00676771">
        <w:t>). This settlement pattern is typical for volcanic islands with steep topography</w:t>
      </w:r>
      <w:r w:rsidR="00AD2E0C">
        <w:t xml:space="preserve"> in the south Pacific. M</w:t>
      </w:r>
      <w:r w:rsidRPr="00676771">
        <w:t xml:space="preserve">onitoring efforts focused on Faga’alu, which discharges to a sediment-impacted reef </w:t>
      </w:r>
      <w:r w:rsidRPr="00676771">
        <w:fldChar w:fldCharType="begin" w:fldLock="1"/>
      </w:r>
      <w:r w:rsidR="00CE2BD5">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Pr="00676771">
        <w:fldChar w:fldCharType="separate"/>
      </w:r>
      <w:r w:rsidRPr="00676771">
        <w:rPr>
          <w:noProof/>
        </w:rPr>
        <w:t>(Aeby et al., 2006)</w:t>
      </w:r>
      <w:r w:rsidRPr="00676771">
        <w:fldChar w:fldCharType="end"/>
      </w:r>
      <w:r w:rsidR="00AD2E0C">
        <w:t>, and</w:t>
      </w:r>
      <w:r w:rsidRPr="00676771">
        <w:t xml:space="preserve"> includes two unique features not found in “typical” watersheds in American Samoa: 1) an open aggregate quarry, and 2) a large impervious area associated with a hospital. </w:t>
      </w:r>
      <w:r w:rsidR="00C82448" w:rsidRPr="00676771">
        <w:t xml:space="preserve">Three water impoundment structures were built in the upper Faga’alu watershed for drinking water supply and hydropower but only the highest, Matafao </w:t>
      </w:r>
      <w:r w:rsidR="00C82448" w:rsidRPr="00676771">
        <w:lastRenderedPageBreak/>
        <w:t xml:space="preserve">Reservoir, was ever connected to the municipal water system </w:t>
      </w:r>
      <w:r w:rsidR="00C82448">
        <w:t>and</w:t>
      </w:r>
      <w:r w:rsidR="00C82448" w:rsidRPr="00676771">
        <w:t xml:space="preserve"> has since fallen out of use </w:t>
      </w:r>
      <w:r w:rsidR="00C82448" w:rsidRPr="00676771">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rsidR="00C82448" w:rsidRPr="00676771">
        <w:fldChar w:fldCharType="separate"/>
      </w:r>
      <w:r w:rsidR="00C82448" w:rsidRPr="00676771">
        <w:rPr>
          <w:noProof/>
        </w:rPr>
        <w:t>(Tonkin &amp; Taylor International Ltd., 1989)</w:t>
      </w:r>
      <w:r w:rsidR="00C82448" w:rsidRPr="00676771">
        <w:fldChar w:fldCharType="end"/>
      </w:r>
      <w:r w:rsidR="00C82448" w:rsidRPr="00676771">
        <w:t xml:space="preserve">. </w:t>
      </w:r>
    </w:p>
    <w:p w14:paraId="00AE5AE1" w14:textId="62BAF7F1" w:rsidR="00FF0539" w:rsidRDefault="00FF0539" w:rsidP="00AD2E0C">
      <w:pPr>
        <w:spacing w:after="120" w:line="240" w:lineRule="auto"/>
        <w:ind w:firstLine="360"/>
      </w:pPr>
    </w:p>
    <w:p w14:paraId="3231E316" w14:textId="77777777" w:rsidR="00C82448" w:rsidRPr="00676771" w:rsidRDefault="00C82448" w:rsidP="00C82448">
      <w:pPr>
        <w:keepNext/>
      </w:pPr>
      <w:commentRangeStart w:id="6"/>
      <w:r w:rsidRPr="00676771">
        <w:rPr>
          <w:noProof/>
        </w:rPr>
        <w:drawing>
          <wp:inline distT="0" distB="0" distL="0" distR="0" wp14:anchorId="6E422075" wp14:editId="25CC8E5E">
            <wp:extent cx="4709160" cy="3163824"/>
            <wp:effectExtent l="0" t="0" r="0" b="0"/>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160" cy="3163824"/>
                    </a:xfrm>
                    <a:prstGeom prst="rect">
                      <a:avLst/>
                    </a:prstGeom>
                  </pic:spPr>
                </pic:pic>
              </a:graphicData>
            </a:graphic>
          </wp:inline>
        </w:drawing>
      </w:r>
      <w:commentRangeEnd w:id="6"/>
      <w:r w:rsidR="00AE451A">
        <w:rPr>
          <w:rStyle w:val="CommentReference"/>
        </w:rPr>
        <w:commentReference w:id="6"/>
      </w:r>
    </w:p>
    <w:p w14:paraId="3EE18F45" w14:textId="77777777" w:rsidR="00C82448" w:rsidRPr="00676771" w:rsidRDefault="00C82448" w:rsidP="00C82448">
      <w:pPr>
        <w:pStyle w:val="Caption"/>
        <w:rPr>
          <w:i w:val="0"/>
          <w:iCs w:val="0"/>
        </w:rPr>
      </w:pPr>
      <w:bookmarkStart w:id="7" w:name="_Ref383161294"/>
      <w:bookmarkStart w:id="8" w:name="_Ref383161271"/>
      <w:bookmarkStart w:id="9" w:name="_Ref392743604"/>
      <w:r w:rsidRPr="00676771">
        <w:t xml:space="preserve">Figure </w:t>
      </w:r>
      <w:fldSimple w:instr=" SEQ Figure \* ARABIC ">
        <w:r w:rsidR="009C5404">
          <w:rPr>
            <w:noProof/>
          </w:rPr>
          <w:t>1</w:t>
        </w:r>
      </w:fldSimple>
      <w:bookmarkEnd w:id="7"/>
      <w:r w:rsidRPr="00676771">
        <w:t xml:space="preserve"> Faga'alu and Nu'uuli watersheds showing upper (undisturbed) and lower (human-disturbed) subwatersheds. </w:t>
      </w:r>
      <w:bookmarkEnd w:id="8"/>
      <w:bookmarkEnd w:id="9"/>
    </w:p>
    <w:p w14:paraId="3682A7E6" w14:textId="557FB26D" w:rsidR="00FF0539" w:rsidRDefault="00FF0539" w:rsidP="000622A9">
      <w:pPr>
        <w:pStyle w:val="NoSpacing"/>
        <w:spacing w:after="120"/>
        <w:ind w:firstLine="360"/>
        <w:jc w:val="both"/>
      </w:pPr>
      <w:r w:rsidRPr="00676771">
        <w:t>Land use in Faga’alu watershed includes agriculture, roads, and urbanization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fldChar w:fldCharType="begin"/>
      </w:r>
      <w:r w:rsidRPr="00676771">
        <w:instrText xml:space="preserve"> REF _Ref388030338 \h </w:instrText>
      </w:r>
      <w:r w:rsidR="00676771">
        <w:instrText xml:space="preserve"> \* MERGEFORMAT </w:instrText>
      </w:r>
      <w:r w:rsidRPr="00676771">
        <w:fldChar w:fldCharType="end"/>
      </w:r>
      <w:r w:rsidRPr="00676771">
        <w:t>). The predominant land cover in the Faga’alu watershed is undisturbed forest o</w:t>
      </w:r>
      <w:r w:rsidR="00AD2E0C">
        <w:t>n the steep hillsides (85.7%</w:t>
      </w:r>
      <w:r w:rsidRPr="00676771">
        <w:t>). These forests are prone to natural landslides that can contribute</w:t>
      </w:r>
      <w:r w:rsidR="00AD2E0C">
        <w:t xml:space="preserve"> large amounts of</w:t>
      </w:r>
      <w:r w:rsidRPr="00676771">
        <w:t xml:space="preserve"> sediment during storm events </w:t>
      </w:r>
      <w:r w:rsidRPr="00676771">
        <w:fldChar w:fldCharType="begin" w:fldLock="1"/>
      </w:r>
      <w:r w:rsidR="00CE2BD5">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"id" : "ITEM-2", "itemData" : { "ISBN" : "0169-555X", "author" : [ { "dropping-particle" : "", "family" : "Calhoun", "given" : "R Scott", "non-dropping-particle" : "", "parse-names" : false, "suffix" : "" }, { "dropping-particle" : "", "family" : "Fletcher", "given" : "C H", "non-dropping-particle" : "", "parse-names" : false, "suffix" : "" } ], "container-title" : "Geomorphology", "id" : "ITEM-2",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"(Buchanan-Banks, 1979; Calhoun and Fletcher, 1999)" }, "properties" : { "noteIndex" : 0 }, "schema" : "https://github.com/citation-style-language/schema/raw/master/csl-citation.json" }</w:instrText>
      </w:r>
      <w:r w:rsidRPr="00676771">
        <w:fldChar w:fldCharType="separate"/>
      </w:r>
      <w:r w:rsidR="00F71E62" w:rsidRPr="00676771">
        <w:rPr>
          <w:noProof/>
        </w:rPr>
        <w:t>(Buchanan-Banks, 1979; Calhoun and Fletcher, 1999)</w:t>
      </w:r>
      <w:r w:rsidRPr="00676771">
        <w:fldChar w:fldCharType="end"/>
      </w:r>
      <w:r w:rsidRPr="00676771">
        <w:fldChar w:fldCharType="begin"/>
      </w:r>
      <w:r w:rsidRPr="00676771">
        <w:instrText xml:space="preserve"> ADDIN EN.CITE &lt;EndNote&gt;&lt;Cite&gt;&lt;Author&gt;Calhoun&lt;/Author&gt;&lt;Year&gt;1999&lt;/Year&gt;&lt;RecNum&gt;9&lt;/RecNum&gt;&lt;DisplayText&gt;(Calhoun and Fletcher 1999)&lt;/DisplayText&gt;&lt;record&gt;&lt;rec-number&gt;9&lt;/rec-number&gt;&lt;foreign-keys&gt;&lt;key app="EN" db-id="9rz0sxsf5wzadbeat27vewpbwtea5drfdesw"&gt;9&lt;/key&gt;&lt;/foreign-keys&gt;&lt;ref-type name="Journal Article"&gt;17&lt;/ref-type&gt;&lt;contributors&gt;&lt;authors&gt;&lt;author&gt;Calhoun, R.S.&lt;/author&gt;&lt;author&gt;Fletcher, C.H.&lt;/author&gt;&lt;/authors&gt;&lt;/contributors&gt;&lt;titles&gt;&lt;title&gt;Measured and predicted sediment yield from a subtropical, heavy rainfall, steep-sided river basin: Hanalei, Kauai, Hawaiian Islands&lt;/title&gt;&lt;secondary-title&gt;Geomorphology&lt;/secondary-title&gt;&lt;/titles&gt;&lt;periodical&gt;&lt;full-title&gt;Geomorphology&lt;/full-title&gt;&lt;/periodical&gt;&lt;pages&gt;213-226&lt;/pages&gt;&lt;volume&gt;30&lt;/volume&gt;&lt;number&gt;3&lt;/number&gt;&lt;dates&gt;&lt;year&gt;1999&lt;/year&gt;&lt;/dates&gt;&lt;isbn&gt;0169-555X&lt;/isbn&gt;&lt;urls&gt;&lt;/urls&gt;&lt;custom1&gt;&amp;#xD;&lt;/custom1&gt;&lt;/record&gt;&lt;/Cite&gt;&lt;/EndNote&gt;</w:instrText>
      </w:r>
      <w:r w:rsidRPr="00676771">
        <w:fldChar w:fldCharType="end"/>
      </w:r>
      <w:r w:rsidRPr="00676771">
        <w:t xml:space="preserve">. Compared to other watersheds on Tutuila, a relatively large portion of Faga’alu watershed is urbanized (“high intensity developed in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4.6%), due to large areas of impervious surface associated with the hospital and the numerous residences and businesses.  A small portion of the watershed (1.1%) is developed open space, which includes landscaped lawns and parks.</w:t>
      </w:r>
      <w:r w:rsidR="000622A9" w:rsidRPr="00676771">
        <w:t xml:space="preserve"> </w:t>
      </w:r>
      <w:r w:rsidRPr="00676771">
        <w:t>In addition to some small, household gardens there are several small agricultural areas growing banana and taro on the steep hillsides. NOAA Land Cover map (2.5m res.) classified the  agricultural plots as “Grassland” due to the high grass cover in the plots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xml:space="preserve">) </w:t>
      </w:r>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00F71E62" w:rsidRPr="00676771">
        <w:rPr>
          <w:noProof/>
        </w:rPr>
        <w:t>(NOAA’s Ocean Service and Coastal Services Center, 2010)</w:t>
      </w:r>
      <w:r w:rsidRPr="00676771">
        <w:fldChar w:fldCharType="end"/>
      </w:r>
      <w:r w:rsidRPr="00676771">
        <w:t xml:space="preserve">. These plots are currently receiving technical assistance from the Natural Resource Conservation Service (NRCS) to mitigate erosion problems. </w:t>
      </w:r>
    </w:p>
    <w:tbl>
      <w:tblPr>
        <w:tblW w:w="8910" w:type="dxa"/>
        <w:tblInd w:w="85" w:type="dxa"/>
        <w:tblLayout w:type="fixed"/>
        <w:tblLook w:val="04A0" w:firstRow="1" w:lastRow="0" w:firstColumn="1" w:lastColumn="0" w:noHBand="0" w:noVBand="1"/>
      </w:tblPr>
      <w:tblGrid>
        <w:gridCol w:w="1080"/>
        <w:gridCol w:w="1080"/>
        <w:gridCol w:w="630"/>
        <w:gridCol w:w="1080"/>
        <w:gridCol w:w="1260"/>
        <w:gridCol w:w="1170"/>
        <w:gridCol w:w="900"/>
        <w:gridCol w:w="900"/>
        <w:gridCol w:w="810"/>
      </w:tblGrid>
      <w:tr w:rsidR="00C82448" w:rsidRPr="00676771" w14:paraId="4849140B" w14:textId="77777777" w:rsidTr="00E732BD">
        <w:trPr>
          <w:trHeight w:val="683"/>
        </w:trPr>
        <w:tc>
          <w:tcPr>
            <w:tcW w:w="8910" w:type="dxa"/>
            <w:gridSpan w:val="9"/>
            <w:tcBorders>
              <w:bottom w:val="single" w:sz="4" w:space="0" w:color="auto"/>
            </w:tcBorders>
            <w:shd w:val="clear" w:color="auto" w:fill="auto"/>
            <w:noWrap/>
            <w:vAlign w:val="bottom"/>
          </w:tcPr>
          <w:p w14:paraId="2219867C" w14:textId="6C0DB255" w:rsidR="00C82448" w:rsidRPr="00676771" w:rsidRDefault="00C82448" w:rsidP="00E732BD">
            <w:pPr>
              <w:pStyle w:val="NoSpacing"/>
              <w:rPr>
                <w:rFonts w:asciiTheme="minorHAnsi" w:hAnsiTheme="minorHAnsi"/>
                <w:b/>
                <w:sz w:val="18"/>
                <w:szCs w:val="18"/>
              </w:rPr>
            </w:pPr>
            <w:bookmarkStart w:id="10" w:name="_Ref388254438"/>
            <w:r w:rsidRPr="00676771">
              <w:t xml:space="preserve">Table </w:t>
            </w:r>
            <w:fldSimple w:instr=" SEQ Table \* ARABIC ">
              <w:r w:rsidRPr="00676771">
                <w:rPr>
                  <w:noProof/>
                </w:rPr>
                <w:t>1</w:t>
              </w:r>
            </w:fldSimple>
            <w:bookmarkEnd w:id="10"/>
            <w:r w:rsidRPr="00676771">
              <w:t xml:space="preserve">. Land use categories in </w:t>
            </w:r>
            <w:proofErr w:type="spellStart"/>
            <w:r w:rsidRPr="00676771">
              <w:t>Fag'alu</w:t>
            </w:r>
            <w:proofErr w:type="spellEnd"/>
            <w:r w:rsidRPr="00676771">
              <w:t xml:space="preserve"> and Nu'uuli watersheds </w:t>
            </w:r>
            <w:commentRangeStart w:id="11"/>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Pr="00676771">
              <w:rPr>
                <w:noProof/>
              </w:rPr>
              <w:t>(NOAA’s Ocean Service and Coastal Services Center, 2010)</w:t>
            </w:r>
            <w:r w:rsidRPr="00676771">
              <w:fldChar w:fldCharType="end"/>
            </w:r>
            <w:commentRangeEnd w:id="11"/>
            <w:r w:rsidR="002F57BF">
              <w:rPr>
                <w:rStyle w:val="CommentReference"/>
                <w:rFonts w:asciiTheme="minorHAnsi" w:eastAsiaTheme="minorHAnsi" w:hAnsiTheme="minorHAnsi" w:cstheme="minorBidi"/>
              </w:rPr>
              <w:commentReference w:id="11"/>
            </w:r>
            <w:r w:rsidRPr="00676771">
              <w:t>.</w:t>
            </w:r>
          </w:p>
        </w:tc>
      </w:tr>
      <w:tr w:rsidR="00C82448" w:rsidRPr="00676771" w14:paraId="0717ADBA" w14:textId="77777777" w:rsidTr="00E732BD">
        <w:trPr>
          <w:trHeight w:val="593"/>
        </w:trPr>
        <w:tc>
          <w:tcPr>
            <w:tcW w:w="1080" w:type="dxa"/>
            <w:tcBorders>
              <w:top w:val="single" w:sz="4" w:space="0" w:color="auto"/>
              <w:bottom w:val="single" w:sz="4" w:space="0" w:color="auto"/>
            </w:tcBorders>
            <w:shd w:val="clear" w:color="auto" w:fill="auto"/>
            <w:noWrap/>
            <w:vAlign w:val="bottom"/>
            <w:hideMark/>
          </w:tcPr>
          <w:p w14:paraId="3692D166" w14:textId="07A9D64E" w:rsidR="00C82448" w:rsidRPr="00676771" w:rsidRDefault="002F57BF" w:rsidP="00E732BD">
            <w:pPr>
              <w:pStyle w:val="NoSpacing"/>
              <w:rPr>
                <w:rFonts w:asciiTheme="minorHAnsi" w:hAnsiTheme="minorHAnsi"/>
                <w:b/>
                <w:sz w:val="18"/>
                <w:szCs w:val="18"/>
              </w:rPr>
            </w:pPr>
            <w:ins w:id="12" w:author="Alex Messina" w:date="2015-01-28T08:26:00Z">
              <w:r>
                <w:rPr>
                  <w:rFonts w:asciiTheme="minorHAnsi" w:hAnsiTheme="minorHAnsi"/>
                  <w:b/>
                  <w:sz w:val="18"/>
                  <w:szCs w:val="18"/>
                </w:rPr>
                <w:t>[SUB]</w:t>
              </w:r>
            </w:ins>
            <w:r w:rsidR="00C82448" w:rsidRPr="00676771">
              <w:rPr>
                <w:rFonts w:asciiTheme="minorHAnsi" w:hAnsiTheme="minorHAnsi"/>
                <w:b/>
                <w:sz w:val="18"/>
                <w:szCs w:val="18"/>
              </w:rPr>
              <w:t>Watershed</w:t>
            </w:r>
          </w:p>
        </w:tc>
        <w:tc>
          <w:tcPr>
            <w:tcW w:w="1080" w:type="dxa"/>
            <w:tcBorders>
              <w:top w:val="single" w:sz="4" w:space="0" w:color="auto"/>
              <w:bottom w:val="single" w:sz="4" w:space="0" w:color="auto"/>
            </w:tcBorders>
            <w:shd w:val="clear" w:color="auto" w:fill="auto"/>
            <w:noWrap/>
            <w:vAlign w:val="bottom"/>
            <w:hideMark/>
          </w:tcPr>
          <w:p w14:paraId="3978030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Cumulative Area km</w:t>
            </w:r>
            <w:r w:rsidRPr="00676771">
              <w:rPr>
                <w:rFonts w:asciiTheme="minorHAnsi" w:hAnsiTheme="minorHAnsi"/>
                <w:b/>
                <w:sz w:val="18"/>
                <w:szCs w:val="18"/>
                <w:vertAlign w:val="superscript"/>
              </w:rPr>
              <w:t>2</w:t>
            </w:r>
          </w:p>
        </w:tc>
        <w:tc>
          <w:tcPr>
            <w:tcW w:w="630" w:type="dxa"/>
            <w:tcBorders>
              <w:top w:val="single" w:sz="4" w:space="0" w:color="auto"/>
              <w:bottom w:val="single" w:sz="4" w:space="0" w:color="auto"/>
            </w:tcBorders>
            <w:shd w:val="clear" w:color="auto" w:fill="auto"/>
            <w:noWrap/>
            <w:vAlign w:val="bottom"/>
            <w:hideMark/>
          </w:tcPr>
          <w:p w14:paraId="4C182C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w:t>
            </w:r>
          </w:p>
        </w:tc>
        <w:tc>
          <w:tcPr>
            <w:tcW w:w="1080" w:type="dxa"/>
            <w:tcBorders>
              <w:top w:val="single" w:sz="4" w:space="0" w:color="auto"/>
              <w:bottom w:val="single" w:sz="4" w:space="0" w:color="auto"/>
            </w:tcBorders>
            <w:shd w:val="clear" w:color="auto" w:fill="auto"/>
            <w:vAlign w:val="bottom"/>
          </w:tcPr>
          <w:p w14:paraId="5660F37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High Intensity Developed</w:t>
            </w:r>
          </w:p>
        </w:tc>
        <w:tc>
          <w:tcPr>
            <w:tcW w:w="1260" w:type="dxa"/>
            <w:tcBorders>
              <w:top w:val="single" w:sz="4" w:space="0" w:color="auto"/>
              <w:bottom w:val="single" w:sz="4" w:space="0" w:color="auto"/>
            </w:tcBorders>
            <w:shd w:val="clear" w:color="auto" w:fill="auto"/>
            <w:vAlign w:val="bottom"/>
          </w:tcPr>
          <w:p w14:paraId="6069903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Developed Open Space</w:t>
            </w:r>
          </w:p>
        </w:tc>
        <w:tc>
          <w:tcPr>
            <w:tcW w:w="1170" w:type="dxa"/>
            <w:tcBorders>
              <w:top w:val="single" w:sz="4" w:space="0" w:color="auto"/>
              <w:bottom w:val="single" w:sz="4" w:space="0" w:color="auto"/>
            </w:tcBorders>
            <w:shd w:val="clear" w:color="auto" w:fill="auto"/>
            <w:vAlign w:val="bottom"/>
          </w:tcPr>
          <w:p w14:paraId="4CCDB830"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Grassland</w:t>
            </w:r>
          </w:p>
          <w:p w14:paraId="0B1FE4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(agriculture)</w:t>
            </w:r>
          </w:p>
        </w:tc>
        <w:tc>
          <w:tcPr>
            <w:tcW w:w="900" w:type="dxa"/>
            <w:tcBorders>
              <w:top w:val="single" w:sz="4" w:space="0" w:color="auto"/>
              <w:bottom w:val="single" w:sz="4" w:space="0" w:color="auto"/>
            </w:tcBorders>
            <w:shd w:val="clear" w:color="auto" w:fill="auto"/>
            <w:vAlign w:val="bottom"/>
          </w:tcPr>
          <w:p w14:paraId="617E8B0A"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Forest</w:t>
            </w:r>
          </w:p>
        </w:tc>
        <w:tc>
          <w:tcPr>
            <w:tcW w:w="900" w:type="dxa"/>
            <w:tcBorders>
              <w:top w:val="single" w:sz="4" w:space="0" w:color="auto"/>
              <w:bottom w:val="single" w:sz="4" w:space="0" w:color="auto"/>
            </w:tcBorders>
            <w:shd w:val="clear" w:color="auto" w:fill="auto"/>
            <w:vAlign w:val="bottom"/>
          </w:tcPr>
          <w:p w14:paraId="4EA8F76B" w14:textId="1B15FD01"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Scrub</w:t>
            </w:r>
            <w:r w:rsidR="0047101A">
              <w:rPr>
                <w:rFonts w:asciiTheme="minorHAnsi" w:hAnsiTheme="minorHAnsi"/>
                <w:b/>
                <w:sz w:val="18"/>
                <w:szCs w:val="18"/>
              </w:rPr>
              <w:t xml:space="preserve">/ </w:t>
            </w:r>
            <w:r w:rsidRPr="00676771">
              <w:rPr>
                <w:rFonts w:asciiTheme="minorHAnsi" w:hAnsiTheme="minorHAnsi"/>
                <w:b/>
                <w:sz w:val="18"/>
                <w:szCs w:val="18"/>
              </w:rPr>
              <w:t>Shrub</w:t>
            </w:r>
          </w:p>
        </w:tc>
        <w:tc>
          <w:tcPr>
            <w:tcW w:w="810" w:type="dxa"/>
            <w:tcBorders>
              <w:top w:val="single" w:sz="4" w:space="0" w:color="auto"/>
              <w:bottom w:val="single" w:sz="4" w:space="0" w:color="auto"/>
            </w:tcBorders>
            <w:shd w:val="clear" w:color="auto" w:fill="auto"/>
            <w:vAlign w:val="bottom"/>
          </w:tcPr>
          <w:p w14:paraId="43289638"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Bare Land</w:t>
            </w:r>
          </w:p>
        </w:tc>
      </w:tr>
      <w:tr w:rsidR="00C82448" w:rsidRPr="00676771" w14:paraId="6EFAFF74" w14:textId="77777777" w:rsidTr="00E732BD">
        <w:trPr>
          <w:trHeight w:val="300"/>
        </w:trPr>
        <w:tc>
          <w:tcPr>
            <w:tcW w:w="1080" w:type="dxa"/>
            <w:tcBorders>
              <w:top w:val="single" w:sz="4" w:space="0" w:color="auto"/>
            </w:tcBorders>
            <w:shd w:val="clear" w:color="auto" w:fill="auto"/>
            <w:noWrap/>
            <w:vAlign w:val="bottom"/>
            <w:hideMark/>
          </w:tcPr>
          <w:p w14:paraId="56DD2962"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FOREST (UPPER)</w:t>
            </w:r>
          </w:p>
        </w:tc>
        <w:tc>
          <w:tcPr>
            <w:tcW w:w="1080" w:type="dxa"/>
            <w:tcBorders>
              <w:top w:val="single" w:sz="4" w:space="0" w:color="auto"/>
            </w:tcBorders>
            <w:shd w:val="clear" w:color="auto" w:fill="auto"/>
            <w:noWrap/>
            <w:vAlign w:val="bottom"/>
            <w:hideMark/>
          </w:tcPr>
          <w:p w14:paraId="7D897BD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0.90</w:t>
            </w:r>
          </w:p>
        </w:tc>
        <w:tc>
          <w:tcPr>
            <w:tcW w:w="630" w:type="dxa"/>
            <w:tcBorders>
              <w:top w:val="single" w:sz="4" w:space="0" w:color="auto"/>
            </w:tcBorders>
            <w:shd w:val="clear" w:color="auto" w:fill="auto"/>
            <w:noWrap/>
            <w:vAlign w:val="bottom"/>
            <w:hideMark/>
          </w:tcPr>
          <w:p w14:paraId="1E613F9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48%</w:t>
            </w:r>
          </w:p>
        </w:tc>
        <w:tc>
          <w:tcPr>
            <w:tcW w:w="1080" w:type="dxa"/>
            <w:tcBorders>
              <w:top w:val="single" w:sz="4" w:space="0" w:color="auto"/>
            </w:tcBorders>
            <w:shd w:val="clear" w:color="auto" w:fill="auto"/>
            <w:vAlign w:val="bottom"/>
          </w:tcPr>
          <w:p w14:paraId="13D0BB1A"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260" w:type="dxa"/>
            <w:tcBorders>
              <w:top w:val="single" w:sz="4" w:space="0" w:color="auto"/>
            </w:tcBorders>
            <w:shd w:val="clear" w:color="auto" w:fill="auto"/>
            <w:vAlign w:val="bottom"/>
          </w:tcPr>
          <w:p w14:paraId="49A69FF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tcBorders>
              <w:top w:val="single" w:sz="4" w:space="0" w:color="auto"/>
            </w:tcBorders>
            <w:shd w:val="clear" w:color="auto" w:fill="auto"/>
            <w:vAlign w:val="bottom"/>
          </w:tcPr>
          <w:p w14:paraId="1853F0E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0.1%</w:t>
            </w:r>
          </w:p>
        </w:tc>
        <w:tc>
          <w:tcPr>
            <w:tcW w:w="900" w:type="dxa"/>
            <w:tcBorders>
              <w:top w:val="single" w:sz="4" w:space="0" w:color="auto"/>
            </w:tcBorders>
            <w:shd w:val="clear" w:color="auto" w:fill="auto"/>
            <w:vAlign w:val="bottom"/>
          </w:tcPr>
          <w:p w14:paraId="674D48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82.4%</w:t>
            </w:r>
          </w:p>
        </w:tc>
        <w:tc>
          <w:tcPr>
            <w:tcW w:w="900" w:type="dxa"/>
            <w:tcBorders>
              <w:top w:val="single" w:sz="4" w:space="0" w:color="auto"/>
            </w:tcBorders>
            <w:shd w:val="clear" w:color="auto" w:fill="auto"/>
            <w:vAlign w:val="bottom"/>
          </w:tcPr>
          <w:p w14:paraId="1AD2D4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17.1%</w:t>
            </w:r>
          </w:p>
        </w:tc>
        <w:tc>
          <w:tcPr>
            <w:tcW w:w="810" w:type="dxa"/>
            <w:tcBorders>
              <w:top w:val="single" w:sz="4" w:space="0" w:color="auto"/>
            </w:tcBorders>
            <w:shd w:val="clear" w:color="auto" w:fill="auto"/>
            <w:vAlign w:val="bottom"/>
          </w:tcPr>
          <w:p w14:paraId="252747D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0.4%</w:t>
            </w:r>
          </w:p>
        </w:tc>
      </w:tr>
      <w:tr w:rsidR="00C82448" w:rsidRPr="00676771" w14:paraId="2E2CAD8A" w14:textId="77777777" w:rsidTr="00E732BD">
        <w:trPr>
          <w:trHeight w:val="300"/>
        </w:trPr>
        <w:tc>
          <w:tcPr>
            <w:tcW w:w="1080" w:type="dxa"/>
            <w:shd w:val="clear" w:color="auto" w:fill="auto"/>
            <w:noWrap/>
            <w:vAlign w:val="bottom"/>
            <w:hideMark/>
          </w:tcPr>
          <w:p w14:paraId="2E26FFE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QUARRY</w:t>
            </w:r>
          </w:p>
        </w:tc>
        <w:tc>
          <w:tcPr>
            <w:tcW w:w="1080" w:type="dxa"/>
            <w:shd w:val="clear" w:color="auto" w:fill="auto"/>
            <w:noWrap/>
            <w:vAlign w:val="bottom"/>
            <w:hideMark/>
          </w:tcPr>
          <w:p w14:paraId="2932FC3C"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1.17</w:t>
            </w:r>
          </w:p>
        </w:tc>
        <w:tc>
          <w:tcPr>
            <w:tcW w:w="630" w:type="dxa"/>
            <w:shd w:val="clear" w:color="auto" w:fill="auto"/>
            <w:noWrap/>
            <w:vAlign w:val="bottom"/>
            <w:hideMark/>
          </w:tcPr>
          <w:p w14:paraId="240344B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63%</w:t>
            </w:r>
          </w:p>
        </w:tc>
        <w:tc>
          <w:tcPr>
            <w:tcW w:w="1080" w:type="dxa"/>
            <w:shd w:val="clear" w:color="auto" w:fill="auto"/>
            <w:vAlign w:val="bottom"/>
          </w:tcPr>
          <w:p w14:paraId="2C6F0B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1260" w:type="dxa"/>
            <w:shd w:val="clear" w:color="auto" w:fill="auto"/>
            <w:vAlign w:val="bottom"/>
          </w:tcPr>
          <w:p w14:paraId="3B114A0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shd w:val="clear" w:color="auto" w:fill="auto"/>
            <w:vAlign w:val="bottom"/>
          </w:tcPr>
          <w:p w14:paraId="2151220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4093C86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84.7%</w:t>
            </w:r>
          </w:p>
        </w:tc>
        <w:tc>
          <w:tcPr>
            <w:tcW w:w="900" w:type="dxa"/>
            <w:shd w:val="clear" w:color="auto" w:fill="auto"/>
            <w:vAlign w:val="bottom"/>
          </w:tcPr>
          <w:p w14:paraId="007AF68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13.3%</w:t>
            </w:r>
          </w:p>
        </w:tc>
        <w:tc>
          <w:tcPr>
            <w:tcW w:w="810" w:type="dxa"/>
            <w:shd w:val="clear" w:color="auto" w:fill="auto"/>
            <w:vAlign w:val="bottom"/>
          </w:tcPr>
          <w:p w14:paraId="0851336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1.6%</w:t>
            </w:r>
          </w:p>
        </w:tc>
      </w:tr>
      <w:tr w:rsidR="00C82448" w:rsidRPr="00676771" w14:paraId="19B28665" w14:textId="77777777" w:rsidTr="00AE451A">
        <w:trPr>
          <w:trHeight w:val="300"/>
        </w:trPr>
        <w:tc>
          <w:tcPr>
            <w:tcW w:w="1080" w:type="dxa"/>
            <w:shd w:val="clear" w:color="auto" w:fill="auto"/>
            <w:noWrap/>
            <w:vAlign w:val="bottom"/>
            <w:hideMark/>
          </w:tcPr>
          <w:p w14:paraId="030A46F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VILLAGE (TOTAL)</w:t>
            </w:r>
          </w:p>
        </w:tc>
        <w:tc>
          <w:tcPr>
            <w:tcW w:w="1080" w:type="dxa"/>
            <w:shd w:val="clear" w:color="auto" w:fill="auto"/>
            <w:noWrap/>
            <w:vAlign w:val="bottom"/>
            <w:hideMark/>
          </w:tcPr>
          <w:p w14:paraId="3C501F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1.78</w:t>
            </w:r>
          </w:p>
        </w:tc>
        <w:tc>
          <w:tcPr>
            <w:tcW w:w="630" w:type="dxa"/>
            <w:shd w:val="clear" w:color="auto" w:fill="auto"/>
            <w:noWrap/>
            <w:vAlign w:val="bottom"/>
            <w:hideMark/>
          </w:tcPr>
          <w:p w14:paraId="68C4C8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95%</w:t>
            </w:r>
          </w:p>
        </w:tc>
        <w:tc>
          <w:tcPr>
            <w:tcW w:w="1080" w:type="dxa"/>
            <w:shd w:val="clear" w:color="auto" w:fill="auto"/>
            <w:vAlign w:val="bottom"/>
          </w:tcPr>
          <w:p w14:paraId="6047E0F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3.2%</w:t>
            </w:r>
          </w:p>
        </w:tc>
        <w:tc>
          <w:tcPr>
            <w:tcW w:w="1260" w:type="dxa"/>
            <w:shd w:val="clear" w:color="auto" w:fill="auto"/>
            <w:vAlign w:val="bottom"/>
          </w:tcPr>
          <w:p w14:paraId="408E589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w:t>
            </w:r>
          </w:p>
        </w:tc>
        <w:tc>
          <w:tcPr>
            <w:tcW w:w="1170" w:type="dxa"/>
            <w:shd w:val="clear" w:color="auto" w:fill="auto"/>
            <w:vAlign w:val="bottom"/>
          </w:tcPr>
          <w:p w14:paraId="2FEA8D0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5431010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85.7%</w:t>
            </w:r>
          </w:p>
        </w:tc>
        <w:tc>
          <w:tcPr>
            <w:tcW w:w="900" w:type="dxa"/>
            <w:shd w:val="clear" w:color="auto" w:fill="auto"/>
            <w:vAlign w:val="bottom"/>
          </w:tcPr>
          <w:p w14:paraId="770198A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9.0%</w:t>
            </w:r>
          </w:p>
        </w:tc>
        <w:tc>
          <w:tcPr>
            <w:tcW w:w="810" w:type="dxa"/>
            <w:shd w:val="clear" w:color="auto" w:fill="auto"/>
            <w:vAlign w:val="bottom"/>
          </w:tcPr>
          <w:p w14:paraId="134A051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r>
      <w:tr w:rsidR="00C82448" w:rsidRPr="00676771" w14:paraId="49A29656" w14:textId="77777777" w:rsidTr="00AE451A">
        <w:trPr>
          <w:trHeight w:val="315"/>
        </w:trPr>
        <w:tc>
          <w:tcPr>
            <w:tcW w:w="1080" w:type="dxa"/>
            <w:tcBorders>
              <w:bottom w:val="single" w:sz="4" w:space="0" w:color="auto"/>
            </w:tcBorders>
            <w:shd w:val="clear" w:color="auto" w:fill="auto"/>
            <w:noWrap/>
            <w:vAlign w:val="bottom"/>
            <w:hideMark/>
          </w:tcPr>
          <w:p w14:paraId="70DAA342" w14:textId="3597DD5D" w:rsidR="00C82448" w:rsidRPr="00676771" w:rsidRDefault="002F57BF" w:rsidP="00E732BD">
            <w:pPr>
              <w:pStyle w:val="NoSpacing"/>
              <w:rPr>
                <w:rFonts w:asciiTheme="minorHAnsi" w:hAnsiTheme="minorHAnsi"/>
                <w:i/>
                <w:sz w:val="18"/>
                <w:szCs w:val="18"/>
              </w:rPr>
            </w:pPr>
            <w:r>
              <w:rPr>
                <w:rFonts w:asciiTheme="minorHAnsi" w:hAnsiTheme="minorHAnsi"/>
                <w:i/>
                <w:sz w:val="18"/>
                <w:szCs w:val="18"/>
              </w:rPr>
              <w:t>Fag</w:t>
            </w:r>
            <w:r w:rsidR="0047101A">
              <w:rPr>
                <w:rFonts w:asciiTheme="minorHAnsi" w:hAnsiTheme="minorHAnsi"/>
                <w:i/>
                <w:sz w:val="18"/>
                <w:szCs w:val="18"/>
              </w:rPr>
              <w:t>a</w:t>
            </w:r>
            <w:r>
              <w:rPr>
                <w:rFonts w:asciiTheme="minorHAnsi" w:hAnsiTheme="minorHAnsi"/>
                <w:i/>
                <w:sz w:val="18"/>
                <w:szCs w:val="18"/>
              </w:rPr>
              <w:t xml:space="preserve">’alu Stream </w:t>
            </w:r>
          </w:p>
        </w:tc>
        <w:tc>
          <w:tcPr>
            <w:tcW w:w="1080" w:type="dxa"/>
            <w:tcBorders>
              <w:bottom w:val="single" w:sz="4" w:space="0" w:color="auto"/>
            </w:tcBorders>
            <w:shd w:val="clear" w:color="auto" w:fill="auto"/>
            <w:noWrap/>
            <w:vAlign w:val="bottom"/>
            <w:hideMark/>
          </w:tcPr>
          <w:p w14:paraId="0EB621A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1.86</w:t>
            </w:r>
          </w:p>
        </w:tc>
        <w:tc>
          <w:tcPr>
            <w:tcW w:w="630" w:type="dxa"/>
            <w:tcBorders>
              <w:bottom w:val="single" w:sz="4" w:space="0" w:color="auto"/>
            </w:tcBorders>
            <w:shd w:val="clear" w:color="auto" w:fill="auto"/>
            <w:noWrap/>
            <w:vAlign w:val="bottom"/>
            <w:hideMark/>
          </w:tcPr>
          <w:p w14:paraId="7C34BA5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100%</w:t>
            </w:r>
          </w:p>
        </w:tc>
        <w:tc>
          <w:tcPr>
            <w:tcW w:w="1080" w:type="dxa"/>
            <w:tcBorders>
              <w:bottom w:val="single" w:sz="4" w:space="0" w:color="auto"/>
            </w:tcBorders>
            <w:shd w:val="clear" w:color="auto" w:fill="auto"/>
            <w:vAlign w:val="bottom"/>
          </w:tcPr>
          <w:p w14:paraId="0DDD4C7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4.6%</w:t>
            </w:r>
          </w:p>
        </w:tc>
        <w:tc>
          <w:tcPr>
            <w:tcW w:w="1260" w:type="dxa"/>
            <w:tcBorders>
              <w:bottom w:val="single" w:sz="4" w:space="0" w:color="auto"/>
            </w:tcBorders>
            <w:shd w:val="clear" w:color="auto" w:fill="auto"/>
            <w:vAlign w:val="bottom"/>
          </w:tcPr>
          <w:p w14:paraId="7DCB0ED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c>
          <w:tcPr>
            <w:tcW w:w="1170" w:type="dxa"/>
            <w:tcBorders>
              <w:bottom w:val="single" w:sz="4" w:space="0" w:color="auto"/>
            </w:tcBorders>
            <w:shd w:val="clear" w:color="auto" w:fill="auto"/>
            <w:vAlign w:val="bottom"/>
          </w:tcPr>
          <w:p w14:paraId="7204AB3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bottom w:val="single" w:sz="4" w:space="0" w:color="auto"/>
            </w:tcBorders>
            <w:shd w:val="clear" w:color="auto" w:fill="auto"/>
            <w:vAlign w:val="bottom"/>
          </w:tcPr>
          <w:p w14:paraId="3828381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84.5%</w:t>
            </w:r>
          </w:p>
        </w:tc>
        <w:tc>
          <w:tcPr>
            <w:tcW w:w="900" w:type="dxa"/>
            <w:tcBorders>
              <w:bottom w:val="single" w:sz="4" w:space="0" w:color="auto"/>
            </w:tcBorders>
            <w:shd w:val="clear" w:color="auto" w:fill="auto"/>
            <w:vAlign w:val="bottom"/>
          </w:tcPr>
          <w:p w14:paraId="79FB9FB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8.6%</w:t>
            </w:r>
          </w:p>
        </w:tc>
        <w:tc>
          <w:tcPr>
            <w:tcW w:w="810" w:type="dxa"/>
            <w:tcBorders>
              <w:bottom w:val="single" w:sz="4" w:space="0" w:color="auto"/>
            </w:tcBorders>
            <w:shd w:val="clear" w:color="auto" w:fill="auto"/>
            <w:vAlign w:val="bottom"/>
          </w:tcPr>
          <w:p w14:paraId="452C25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w:t>
            </w:r>
          </w:p>
        </w:tc>
      </w:tr>
    </w:tbl>
    <w:p w14:paraId="138BC67F" w14:textId="77777777" w:rsidR="00C82448" w:rsidRPr="00676771" w:rsidRDefault="00C82448" w:rsidP="00C82448">
      <w:pPr>
        <w:pStyle w:val="NoSpacing"/>
        <w:spacing w:after="120"/>
        <w:jc w:val="both"/>
      </w:pPr>
    </w:p>
    <w:p w14:paraId="4D70035D" w14:textId="55EBE335" w:rsidR="00FF0539" w:rsidRDefault="00FF0539" w:rsidP="000622A9">
      <w:pPr>
        <w:pStyle w:val="NoSpacing"/>
        <w:spacing w:after="120"/>
        <w:ind w:firstLine="720"/>
        <w:jc w:val="both"/>
      </w:pPr>
      <w:r w:rsidRPr="00676771">
        <w:t>In Faga’alu there is an open-pit aggregate quarry (~2ha) that accounts for the majority of the 1.1% bare land area in Faga’alu watershed (</w:t>
      </w:r>
      <w:r w:rsidR="00EC5FAC" w:rsidRPr="00676771">
        <w:t>Table 1</w:t>
      </w:r>
      <w:r w:rsidRPr="00676771">
        <w:t xml:space="preserve">). The quarry has been in continuous operation since the 1960’s by advancing into the steep hillside to quarry the underlying basalt formation </w:t>
      </w:r>
      <w:r w:rsidRPr="00676771">
        <w:fldChar w:fldCharType="begin"/>
      </w:r>
      <w:r w:rsidRPr="00676771">
        <w:instrText xml:space="preserve"> ADDIN EN.CITE &lt;EndNote&gt;&lt;Cite&gt;&lt;Author&gt;Latinis&lt;/Author&gt;&lt;Year&gt;1996&lt;/Year&gt;&lt;RecNum&gt;60&lt;/RecNum&gt;&lt;DisplayText&gt;(Latinis 1996)&lt;/DisplayText&gt;&lt;record&gt;&lt;rec-number&gt;60&lt;/rec-number&gt;&lt;foreign-keys&gt;&lt;key app="EN" db-id="9rz0sxsf5wzadbeat27vewpbwtea5drfdesw"&gt;60&lt;/key&gt;&lt;/foreign-keys&gt;&lt;ref-type name="Report"&gt;27&lt;/ref-type&gt;&lt;contributors&gt;&lt;authors&gt;&lt;author&gt;Latinis, D.K., Moore, J., Kennedy, J., Archaeological Consultants of the Pacific Inc.&lt;/author&gt;&lt;/authors&gt;&lt;/contributors&gt;&lt;titles&gt;&lt;title&gt;Archaeological Survey and Investigations Conducted at the Faga&amp;apos;alu Quarry, Ma&amp;apos;oputasi County, Tutuila, American Samoa, February 1996: Prepared for George Poysky, Sr., Samoa Maritime, PO Box 418, Pago Pago, American Samoa, 96799&lt;/title&gt;&lt;/titles&gt;&lt;dates&gt;&lt;year&gt;1996&lt;/year&gt;&lt;/dates&gt;&lt;pub-location&gt;59-624 Pupukea Rd., Haleiwa, HI 96712&lt;/pub-location&gt;&lt;publisher&gt;Archaeological Consultants of the Pacific Inc.&lt;/publisher&gt;&lt;isbn&gt;7500006&lt;/isbn&gt;&lt;urls&gt;&lt;/urls&gt;&lt;custom1&gt;&amp;#xD;&lt;/custom1&gt;&lt;/record&gt;&lt;/Cite&gt;&lt;/EndNote&gt;</w:instrText>
      </w:r>
      <w:r w:rsidRPr="00676771">
        <w:fldChar w:fldCharType="separate"/>
      </w:r>
      <w:r w:rsidRPr="00676771">
        <w:rPr>
          <w:noProof/>
        </w:rPr>
        <w:t>(</w:t>
      </w:r>
      <w:hyperlink w:anchor="_ENREF_8" w:tooltip="Latinis, 1996 #60" w:history="1">
        <w:r w:rsidRPr="00676771">
          <w:rPr>
            <w:noProof/>
          </w:rPr>
          <w:t>Latinis 1996</w:t>
        </w:r>
      </w:hyperlink>
      <w:r w:rsidRPr="00676771">
        <w:rPr>
          <w:noProof/>
        </w:rPr>
        <w:t>)</w:t>
      </w:r>
      <w:r w:rsidRPr="00676771">
        <w:fldChar w:fldCharType="end"/>
      </w:r>
      <w:r w:rsidRPr="00676771">
        <w:t xml:space="preserve">. The quarry operators have installed some sediment management practices such as silt fences and settling ponds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"2011" ] ] }, "title" : "American Samoa Erosion and Sediment Control Field Guide", "type" : "article" }, "uris" : [ "http://www.mendeley.com/documents/?uuid=d8205442-ff95-43b7-9b66-1b4f45e1df5e" ] } ], "mendeley" : { "previouslyFormattedCitation" : "(Horsley-Witten, 2011)" }, "properties" : { "noteIndex" : 0 }, "schema" : "https://github.com/citation-style-language/schema/raw/master/csl-citation.json" }</w:instrText>
      </w:r>
      <w:r w:rsidRPr="00676771">
        <w:fldChar w:fldCharType="separate"/>
      </w:r>
      <w:r w:rsidRPr="00676771">
        <w:rPr>
          <w:noProof/>
        </w:rPr>
        <w:t>(Horsley-Witten, 2011)</w:t>
      </w:r>
      <w:r w:rsidRPr="00676771">
        <w:fldChar w:fldCharType="end"/>
      </w:r>
      <w:r w:rsidRPr="00676771">
        <w:t xml:space="preserve"> but they are unmaintained and likely inadequate to control the large amount of sediment mobilized by the intense tropical rains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Memorandum", "type" : "report" }, "uris" : [ "http://www.mendeley.com/documents/?uuid=db11588f-5c5d-4ef8-8fd7-646812881027" ] } ], "mendeley" : { "previouslyFormattedCitation" : "(Horsley-Witten, 2012a)" }, "properties" : { "noteIndex" : 0 }, "schema" : "https://github.com/citation-style-language/schema/raw/master/csl-citation.json" }</w:instrText>
      </w:r>
      <w:r w:rsidRPr="00676771">
        <w:fldChar w:fldCharType="separate"/>
      </w:r>
      <w:r w:rsidRPr="00676771">
        <w:rPr>
          <w:noProof/>
        </w:rPr>
        <w:t>(Horsley-Witten, 2012a)</w:t>
      </w:r>
      <w:r w:rsidRPr="00676771">
        <w:fldChar w:fldCharType="end"/>
      </w:r>
      <w:r w:rsidRPr="00676771">
        <w:t xml:space="preserve">. Longitudinal sampling of Faga’alu stream in 2011 showed significantly increased turbidity downstream of the quarry and of a new bridge construction site on the village road </w:t>
      </w:r>
      <w:r w:rsidRPr="00676771">
        <w:fldChar w:fldCharType="begin" w:fldLock="1"/>
      </w:r>
      <w:r w:rsidR="00CE2BD5">
        <w:instrText>ADDIN CSL_CITATION { "citationItems" : [ { "id" : "ITEM-1", "itemData" : { "author" : [ { "dropping-particle" : "", "family" : "Curtis", "given" : "Steven", "non-dropping-particle" : "", "parse-names" : false, "suffix" : "" }, { "dropping-particle" : "", "family" : "Wetzell", "given" : "L", "non-dropping-particle" : "", "parse-names" : false, "suffix" : "" }, { "dropping-particle" : "", "family" : "Wiles", "given" : "P.", "non-dropping-particle" : "", "parse-names" : false, "suffix" : "" }, { "dropping-particle" : "", "family" : "Tinitali", "given" : "R", "non-dropping-particle" : "", "parse-names" : false, "suffix" : "" } ], "id" : "ITEM-1", "issued" : { "date-parts" : [ [ "2011" ] ] }, "title" : "Turbidity in Faga\u2019alu Stream: The Sources, Impacts, and Solutions", "type" : "article-journal" }, "uris" : [ "http://www.mendeley.com/documents/?uuid=88e13805-68ef-4e90-9ed0-e5ae20151e2c" ] } ], "mendeley" : { "previouslyFormattedCitation" : "(Curtis et al., 2011)" }, "properties" : { "noteIndex" : 0 }, "schema" : "https://github.com/citation-style-language/schema/raw/master/csl-citation.json" }</w:instrText>
      </w:r>
      <w:r w:rsidRPr="00676771">
        <w:fldChar w:fldCharType="separate"/>
      </w:r>
      <w:r w:rsidR="00F71E62" w:rsidRPr="00676771">
        <w:rPr>
          <w:noProof/>
        </w:rPr>
        <w:t>(Curtis et al., 2011)</w:t>
      </w:r>
      <w:r w:rsidRPr="00676771">
        <w:fldChar w:fldCharType="end"/>
      </w:r>
      <w:r w:rsidRPr="00676771">
        <w:t xml:space="preserve">. Construction of the bridge was completed March 2012 and no longer increases turbidity. There are several small footpaths and unpaved driveways, but most unpaved roads are stabilized with compacted gravel and do not appear to be a major contributor of sediment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Workshop, Field Work, and Interagency Meeting Summary", "type" : "report" }, "uris" : [ "http://www.mendeley.com/documents/?uuid=243bbdad-ab82-49b4-9524-b594979cd4fb" ] } ], "mendeley" : { "previouslyFormattedCitation" : "(Horsley-Witten, 2012b)" }, "properties" : { "noteIndex" : 0 }, "schema" : "https://github.com/citation-style-language/schema/raw/master/csl-citation.json" }</w:instrText>
      </w:r>
      <w:r w:rsidRPr="00676771">
        <w:fldChar w:fldCharType="separate"/>
      </w:r>
      <w:r w:rsidRPr="00676771">
        <w:rPr>
          <w:noProof/>
        </w:rPr>
        <w:t>(Horsley-Witten, 2012b)</w:t>
      </w:r>
      <w:r w:rsidRPr="00676771">
        <w:fldChar w:fldCharType="end"/>
      </w:r>
      <w:r w:rsidRPr="00676771">
        <w:t>.</w:t>
      </w:r>
    </w:p>
    <w:p w14:paraId="74417C57" w14:textId="77777777" w:rsidR="00C82448" w:rsidRPr="00676771" w:rsidRDefault="00C82448" w:rsidP="00C82448">
      <w:pPr>
        <w:pStyle w:val="NoSpacing"/>
        <w:keepNext/>
        <w:jc w:val="both"/>
      </w:pPr>
      <w:r w:rsidRPr="00676771">
        <w:rPr>
          <w:noProof/>
        </w:rPr>
        <w:drawing>
          <wp:inline distT="0" distB="0" distL="0" distR="0" wp14:anchorId="74499F64" wp14:editId="4774AB60">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C118A" w14:textId="77777777" w:rsidR="00C82448" w:rsidRPr="0073313F" w:rsidRDefault="00C82448" w:rsidP="00C82448">
      <w:pPr>
        <w:pStyle w:val="Caption"/>
        <w:jc w:val="both"/>
      </w:pPr>
      <w:r w:rsidRPr="00676771">
        <w:t xml:space="preserve">Figure </w:t>
      </w:r>
      <w:fldSimple w:instr=" SEQ Figure \* ARABIC ">
        <w:r w:rsidR="009C5404">
          <w:rPr>
            <w:noProof/>
          </w:rPr>
          <w:t>2</w:t>
        </w:r>
      </w:fldSimple>
      <w:r w:rsidRPr="00676771">
        <w:t xml:space="preserve"> Photos of the open-pit aggregate quarry in Faga'alu in 2012 (Top) and 2014 (Bottom). Photo: Messina</w:t>
      </w:r>
    </w:p>
    <w:p w14:paraId="7E4DAFD6" w14:textId="055F93CA" w:rsidR="000622A9" w:rsidRDefault="000622A9" w:rsidP="00C85A05">
      <w:pPr>
        <w:pStyle w:val="Heading2"/>
      </w:pPr>
      <w:r w:rsidRPr="00676771">
        <w:t>METHODS</w:t>
      </w:r>
    </w:p>
    <w:p w14:paraId="1DE7F488" w14:textId="74848B38" w:rsidR="00252FE3" w:rsidRDefault="00AE5D21" w:rsidP="006F58DD">
      <w:pPr>
        <w:ind w:firstLine="576"/>
      </w:pPr>
      <w:r w:rsidRPr="00703BBA">
        <w:t xml:space="preserve">A </w:t>
      </w:r>
      <w:r w:rsidR="006B5ED4">
        <w:t>nested-</w:t>
      </w:r>
      <w:r>
        <w:t>watershed approach was used to quantify the contribution of SSY from undisturbed and human-disturbed areas to total sediment loading to Faga’alu Bay</w:t>
      </w:r>
      <w:r w:rsidR="006B5ED4" w:rsidRPr="006B5ED4">
        <w:t xml:space="preserve"> </w:t>
      </w:r>
      <w:r w:rsidR="006B5ED4">
        <w:t>during baseflow, and during storm events of varying magnitude</w:t>
      </w:r>
      <w:r>
        <w:t>.</w:t>
      </w:r>
      <w:r w:rsidRPr="00B226FC">
        <w:t xml:space="preserve"> </w:t>
      </w:r>
      <w:r w:rsidRPr="00703BBA">
        <w:t xml:space="preserve">While steep, mountainous streams can discharge </w:t>
      </w:r>
      <w:r>
        <w:t>large</w:t>
      </w:r>
      <w:r w:rsidRPr="00703BBA">
        <w:t xml:space="preserve"> amount</w:t>
      </w:r>
      <w:r>
        <w:t>s</w:t>
      </w:r>
      <w:r w:rsidRPr="00703BBA">
        <w:t xml:space="preserve"> of bedload</w:t>
      </w:r>
      <w:r>
        <w:t xml:space="preserve"> </w:t>
      </w:r>
      <w:r>
        <w:fldChar w:fldCharType="begin" w:fldLock="1"/>
      </w:r>
      <w:r w:rsidR="00CE2BD5">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Pr="00532115">
        <w:rPr>
          <w:noProof/>
        </w:rPr>
        <w:t>(Milliman and Syvitski, 1992)</w:t>
      </w:r>
      <w:r>
        <w:fldChar w:fldCharType="end"/>
      </w:r>
      <w:r w:rsidRPr="00703BBA">
        <w:t>, this research is focused on sediment size fractions that can be transported in suspension in the marine environment to settle on corals</w:t>
      </w:r>
      <w:r>
        <w:t>,</w:t>
      </w:r>
      <w:r w:rsidRPr="00703BBA">
        <w:t xml:space="preserve"> and this is generally restricted to silt and clay fractions</w:t>
      </w:r>
      <w:r>
        <w:t xml:space="preserve"> (&lt;16um)</w:t>
      </w:r>
      <w:r w:rsidRPr="00703BBA">
        <w:t xml:space="preserve"> </w:t>
      </w:r>
      <w:r w:rsidRPr="00703BBA">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6445B0D5" w14:textId="77777777" w:rsidR="00AE5D21" w:rsidRPr="00646FB0" w:rsidRDefault="00AE5D21" w:rsidP="00C85A05">
      <w:pPr>
        <w:pStyle w:val="Heading3"/>
      </w:pPr>
      <w:bookmarkStart w:id="13" w:name="_Toc389207902"/>
      <w:r>
        <w:t>Predicting event</w:t>
      </w:r>
      <w:r w:rsidRPr="00646FB0">
        <w:t xml:space="preserve"> suspended sediment yield</w:t>
      </w:r>
      <w:bookmarkEnd w:id="13"/>
      <w:r>
        <w:t xml:space="preserve"> (SSY</w:t>
      </w:r>
      <w:r w:rsidRPr="006E18FD">
        <w:rPr>
          <w:vertAlign w:val="subscript"/>
        </w:rPr>
        <w:t>EV</w:t>
      </w:r>
      <w:r>
        <w:t>)</w:t>
      </w:r>
    </w:p>
    <w:p w14:paraId="609DC7B9" w14:textId="6BABFE00" w:rsidR="00AE5D21" w:rsidRPr="00703BBA" w:rsidRDefault="00AE5D21" w:rsidP="00AE5D21">
      <w:pPr>
        <w:ind w:firstLine="720"/>
      </w:pPr>
      <w:bookmarkStart w:id="14" w:name="_Ref386110623"/>
      <w:r>
        <w:t>SSY generated by individual storm events (SSY</w:t>
      </w:r>
      <w:r>
        <w:rPr>
          <w:vertAlign w:val="subscript"/>
        </w:rPr>
        <w:t>EV</w:t>
      </w:r>
      <w:r>
        <w:t>) can be used to compare the responses of different watersheds (Basher et al., 2011; Duvert et al., 2012; Fahey et al., 2003; Hicks, 1990), assess the contribution of individual subwatersheds to total SSY (Zimmermann et al., 2012), and determine changes in SSY from the same watershed over time (Bonta, 2000). SSY</w:t>
      </w:r>
      <w:r>
        <w:rPr>
          <w:vertAlign w:val="subscript"/>
        </w:rPr>
        <w:t>EV</w:t>
      </w:r>
      <w:r>
        <w:t xml:space="preserve"> is calculated</w:t>
      </w:r>
      <w:r w:rsidRPr="00703BBA">
        <w:t xml:space="preserve"> </w:t>
      </w:r>
      <w:r>
        <w:t xml:space="preserve">by integrating </w:t>
      </w:r>
      <w:r>
        <w:lastRenderedPageBreak/>
        <w:t xml:space="preserve">continuous suspended sediment load from measured or modeled discharge (Q) and suspended sediment concentration (SSC)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14"/>
    </w:p>
    <w:tbl>
      <w:tblPr>
        <w:tblStyle w:val="TableGrid"/>
        <w:tblW w:w="0" w:type="auto"/>
        <w:tblLook w:val="04A0" w:firstRow="1" w:lastRow="0" w:firstColumn="1" w:lastColumn="0" w:noHBand="0" w:noVBand="1"/>
      </w:tblPr>
      <w:tblGrid>
        <w:gridCol w:w="3116"/>
        <w:gridCol w:w="3117"/>
        <w:gridCol w:w="3117"/>
      </w:tblGrid>
      <w:tr w:rsidR="00AE5D21" w:rsidRPr="00703BBA" w14:paraId="5D2E958F" w14:textId="77777777" w:rsidTr="00D33038">
        <w:tc>
          <w:tcPr>
            <w:tcW w:w="3116" w:type="dxa"/>
            <w:tcBorders>
              <w:top w:val="nil"/>
              <w:left w:val="nil"/>
              <w:bottom w:val="nil"/>
              <w:right w:val="nil"/>
            </w:tcBorders>
          </w:tcPr>
          <w:p w14:paraId="2003F713" w14:textId="77777777" w:rsidR="00AE5D21" w:rsidRPr="00703BBA" w:rsidRDefault="00AE5D21" w:rsidP="00D33038"/>
        </w:tc>
        <w:tc>
          <w:tcPr>
            <w:tcW w:w="3117" w:type="dxa"/>
            <w:tcBorders>
              <w:top w:val="nil"/>
              <w:left w:val="nil"/>
              <w:bottom w:val="nil"/>
              <w:right w:val="nil"/>
            </w:tcBorders>
          </w:tcPr>
          <w:p w14:paraId="532A58D6" w14:textId="77777777" w:rsidR="00AE5D21" w:rsidRPr="00703BBA" w:rsidRDefault="00CE6A4C" w:rsidP="00D33038">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1A9EE7C8" w14:textId="77777777" w:rsidR="00AE5D21" w:rsidRPr="00703BBA" w:rsidRDefault="00AE5D21" w:rsidP="00D33038">
            <w:pPr>
              <w:jc w:val="right"/>
            </w:pPr>
            <w:r>
              <w:t>Equation 1</w:t>
            </w:r>
          </w:p>
        </w:tc>
      </w:tr>
      <w:tr w:rsidR="00AE5D21" w:rsidRPr="00703BBA" w14:paraId="4594A0DD" w14:textId="77777777" w:rsidTr="00D33038">
        <w:tc>
          <w:tcPr>
            <w:tcW w:w="9350" w:type="dxa"/>
            <w:gridSpan w:val="3"/>
            <w:tcBorders>
              <w:top w:val="nil"/>
              <w:left w:val="nil"/>
              <w:bottom w:val="nil"/>
              <w:right w:val="nil"/>
            </w:tcBorders>
          </w:tcPr>
          <w:p w14:paraId="5F2C67BD" w14:textId="77777777" w:rsidR="00AE5D21" w:rsidRPr="00703BBA" w:rsidRDefault="00AE5D21" w:rsidP="00D33038">
            <w:proofErr w:type="gramStart"/>
            <w:r w:rsidRPr="00703BBA">
              <w:t>where</w:t>
            </w:r>
            <w:proofErr w:type="gramEnd"/>
            <w:r w:rsidRPr="00703BBA">
              <w:t xml:space="preserve"> </w:t>
            </w:r>
            <w:r w:rsidRPr="00703BBA">
              <w:rPr>
                <w:i/>
              </w:rPr>
              <w:t>SSY</w:t>
            </w:r>
            <w:r w:rsidRPr="00255CFA">
              <w:rPr>
                <w:i/>
                <w:vertAlign w:val="subscript"/>
              </w:rPr>
              <w:t>EV</w:t>
            </w:r>
            <w:r>
              <w:rPr>
                <w:i/>
                <w:vertAlign w:val="subscript"/>
              </w:rPr>
              <w:t xml:space="preserve"> </w:t>
            </w:r>
            <w:r w:rsidRPr="00703BBA">
              <w:t>is suspended sediment yield (tons)</w:t>
            </w:r>
            <w:r>
              <w:t xml:space="preserve"> from t=0=storm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71EC2B01" w14:textId="6FC87BA3" w:rsidR="00AE5D21" w:rsidRDefault="00AE5D21" w:rsidP="00AE5D21">
      <w:pPr>
        <w:ind w:firstLine="576"/>
      </w:pPr>
      <w:r>
        <w:t>SSY</w:t>
      </w:r>
      <w:r>
        <w:rPr>
          <w:vertAlign w:val="subscript"/>
        </w:rPr>
        <w:t>EV</w:t>
      </w:r>
      <w:r>
        <w:t xml:space="preserve"> may be correlated with precipitation or discharg</w:t>
      </w:r>
      <w:r w:rsidR="00252FE3">
        <w:t>e variables (“storm metrics”), so f</w:t>
      </w:r>
      <w:r>
        <w:t xml:space="preserve">our storm metrics </w:t>
      </w:r>
      <w:r w:rsidR="0076336B">
        <w:t>were</w:t>
      </w:r>
      <w:r>
        <w:t xml:space="preserve"> </w:t>
      </w:r>
      <w:r w:rsidR="00252FE3">
        <w:t xml:space="preserve">tested in this research: </w:t>
      </w:r>
      <w:r>
        <w:t>total event precipitation (</w:t>
      </w:r>
      <w:proofErr w:type="spellStart"/>
      <w:r>
        <w:t>Psum</w:t>
      </w:r>
      <w:proofErr w:type="spellEnd"/>
      <w:r>
        <w:t xml:space="preserve">), EI30 rainfall erosivity (EI30)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total event discharge (</w:t>
      </w:r>
      <w:proofErr w:type="spellStart"/>
      <w:r>
        <w:t>Qsum</w:t>
      </w:r>
      <w:proofErr w:type="spellEnd"/>
      <w:r>
        <w:t xml:space="preserve">), and peak event discharge (Qmax)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"ITEM-2", "issue" : "3", "issued" : { "date-parts" : [ [ "2013" ] ] }, "page" : "488-498", "title" : "Sediment loss in semiarid small watershed due to the land use", "type" : "article-journal", "volume" : "44" }, "uris" : [ "http://www.mendeley.com/documents/?uuid=798a9caf-fe1a-489b-bbfc-ce846579021d" ] } ], "mendeley" : { "previouslyFormattedCitation" : "(Duvert et al., 2012; Rodrigues et al., 2013)" }, "properties" : { "noteIndex" : 0 }, "schema" : "https://github.com/citation-style-language/schema/raw/master/csl-citation.json" }</w:instrText>
      </w:r>
      <w:r>
        <w:fldChar w:fldCharType="separate"/>
      </w:r>
      <w:r w:rsidR="006B5ED4" w:rsidRPr="006B5ED4">
        <w:rPr>
          <w:noProof/>
        </w:rPr>
        <w:t>(Duvert et al., 2012; Rodrigues et al., 2013)</w:t>
      </w:r>
      <w:r>
        <w:fldChar w:fldCharType="end"/>
      </w:r>
      <w:r>
        <w:t>.</w:t>
      </w:r>
      <w:r w:rsidRPr="00345A20">
        <w:t xml:space="preserve"> </w:t>
      </w:r>
      <w:r>
        <w:t>Storm metrics may be linearly or nonlinearly correlated with SSY</w:t>
      </w:r>
      <w:r w:rsidRPr="00E82341">
        <w:rPr>
          <w:vertAlign w:val="subscript"/>
        </w:rPr>
        <w:t>EV</w:t>
      </w:r>
      <w:r>
        <w:t xml:space="preserve">, so both Pearson’s and Spearman’s correlation coefficients </w:t>
      </w:r>
      <w:r w:rsidR="0076336B">
        <w:t>were</w:t>
      </w:r>
      <w:r>
        <w:t xml:space="preserve"> calculated to select the best predictor of SSY</w:t>
      </w:r>
      <w:r>
        <w:rPr>
          <w:vertAlign w:val="subscript"/>
        </w:rPr>
        <w:t>EV</w:t>
      </w:r>
      <w:r>
        <w:t xml:space="preserve"> from the total watershed, and from each subwatershed.</w:t>
      </w:r>
      <w:r w:rsidRPr="00FE5ECA">
        <w:t xml:space="preserve"> </w:t>
      </w:r>
    </w:p>
    <w:p w14:paraId="0C3AB4B6" w14:textId="77777777" w:rsidR="00AE5D21" w:rsidRDefault="00AE5D21" w:rsidP="00AE5D21">
      <w:pPr>
        <w:ind w:firstLine="576"/>
      </w:pPr>
      <w:r>
        <w:t>The relationship between SSY</w:t>
      </w:r>
      <w:r w:rsidRPr="00867D36">
        <w:rPr>
          <w:vertAlign w:val="subscript"/>
        </w:rPr>
        <w:t>EV</w:t>
      </w:r>
      <w:r>
        <w:t xml:space="preserve"> and storm metrics may be a linear function, but is often best fit by a watershed-specific power law function of the form:</w:t>
      </w:r>
    </w:p>
    <w:tbl>
      <w:tblPr>
        <w:tblStyle w:val="TableGrid"/>
        <w:tblW w:w="0" w:type="auto"/>
        <w:tblLook w:val="04A0" w:firstRow="1" w:lastRow="0" w:firstColumn="1" w:lastColumn="0" w:noHBand="0" w:noVBand="1"/>
      </w:tblPr>
      <w:tblGrid>
        <w:gridCol w:w="3116"/>
        <w:gridCol w:w="3117"/>
        <w:gridCol w:w="3117"/>
      </w:tblGrid>
      <w:tr w:rsidR="00AE5D21" w14:paraId="07A84776" w14:textId="77777777" w:rsidTr="00D33038">
        <w:tc>
          <w:tcPr>
            <w:tcW w:w="3116" w:type="dxa"/>
            <w:tcBorders>
              <w:top w:val="nil"/>
              <w:left w:val="nil"/>
              <w:bottom w:val="nil"/>
              <w:right w:val="nil"/>
            </w:tcBorders>
          </w:tcPr>
          <w:p w14:paraId="43335A99" w14:textId="77777777" w:rsidR="00AE5D21" w:rsidRDefault="00AE5D21" w:rsidP="00C750FC">
            <w:pPr>
              <w:spacing w:after="120"/>
            </w:pPr>
          </w:p>
        </w:tc>
        <w:tc>
          <w:tcPr>
            <w:tcW w:w="3117" w:type="dxa"/>
            <w:tcBorders>
              <w:top w:val="nil"/>
              <w:left w:val="nil"/>
              <w:bottom w:val="nil"/>
              <w:right w:val="nil"/>
            </w:tcBorders>
          </w:tcPr>
          <w:p w14:paraId="24276711" w14:textId="77777777" w:rsidR="00AE5D21" w:rsidRDefault="00CE6A4C" w:rsidP="00C750FC">
            <w:pPr>
              <w:spacing w:after="120"/>
            </w:pPr>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tc>
        <w:tc>
          <w:tcPr>
            <w:tcW w:w="3117" w:type="dxa"/>
            <w:tcBorders>
              <w:top w:val="nil"/>
              <w:left w:val="nil"/>
              <w:bottom w:val="nil"/>
              <w:right w:val="nil"/>
            </w:tcBorders>
          </w:tcPr>
          <w:p w14:paraId="16A9B598" w14:textId="77777777" w:rsidR="00AE5D21" w:rsidRDefault="00AE5D21" w:rsidP="00C750FC">
            <w:pPr>
              <w:spacing w:after="120"/>
              <w:jc w:val="right"/>
            </w:pPr>
            <w:r>
              <w:t>Equation 2</w:t>
            </w:r>
          </w:p>
        </w:tc>
      </w:tr>
      <w:tr w:rsidR="00AE5D21" w14:paraId="31FAC678" w14:textId="77777777" w:rsidTr="00D33038">
        <w:tc>
          <w:tcPr>
            <w:tcW w:w="9350" w:type="dxa"/>
            <w:gridSpan w:val="3"/>
            <w:tcBorders>
              <w:top w:val="nil"/>
              <w:left w:val="nil"/>
              <w:bottom w:val="nil"/>
              <w:right w:val="nil"/>
            </w:tcBorders>
          </w:tcPr>
          <w:p w14:paraId="5DCA3908" w14:textId="59830205" w:rsidR="00AE5D21" w:rsidRDefault="00AE5D21" w:rsidP="00252FE3">
            <w:pPr>
              <w:spacing w:after="120"/>
            </w:pPr>
            <w:r>
              <w:t xml:space="preserve">where X is a storm metric, and the regression coefficients α and β are obtained by ordinary least squares regression on the logarithms of </w:t>
            </w:r>
            <w:r>
              <w:rPr>
                <w:i/>
              </w:rPr>
              <w:t>SSY</w:t>
            </w:r>
            <w:r>
              <w:rPr>
                <w:i/>
                <w:vertAlign w:val="subscript"/>
              </w:rPr>
              <w:t xml:space="preserve">EV  </w:t>
            </w:r>
            <w:r>
              <w:t xml:space="preserve">and </w:t>
            </w:r>
            <w:r>
              <w:rPr>
                <w:i/>
              </w:rPr>
              <w:t xml:space="preserve">X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fldChar w:fldCharType="separate"/>
            </w:r>
            <w:r w:rsidRPr="00FC7C8C">
              <w:rPr>
                <w:noProof/>
              </w:rPr>
              <w:t>(Basher et al., 2011; Duvert et al., 2012; Hicks, 1990)</w:t>
            </w:r>
            <w:r>
              <w:fldChar w:fldCharType="end"/>
            </w:r>
            <w:r>
              <w:t xml:space="preserve">, normalized for watershed area. Linear functions </w:t>
            </w:r>
            <w:r w:rsidR="00252FE3">
              <w:t>were</w:t>
            </w:r>
            <w:r>
              <w:t xml:space="preserve"> fit to untransformed (Linear) and log-transformed dependent and independent variables (Power Law), and best fit determined by coefficients of determination (r</w:t>
            </w:r>
            <w:r w:rsidRPr="00240E48">
              <w:rPr>
                <w:vertAlign w:val="superscript"/>
              </w:rPr>
              <w:t>2</w:t>
            </w:r>
            <w:r>
              <w:t xml:space="preserve">). </w:t>
            </w:r>
          </w:p>
        </w:tc>
      </w:tr>
    </w:tbl>
    <w:p w14:paraId="155E7CDA" w14:textId="77777777" w:rsidR="00252FE3" w:rsidRDefault="00252FE3" w:rsidP="00C85A05">
      <w:pPr>
        <w:pStyle w:val="Heading3"/>
      </w:pPr>
      <w:r>
        <w:t>Disturbance Ratio</w:t>
      </w:r>
    </w:p>
    <w:p w14:paraId="64E88678" w14:textId="77777777" w:rsidR="00252FE3" w:rsidRDefault="00252FE3" w:rsidP="00252FE3">
      <w:pPr>
        <w:ind w:firstLine="576"/>
      </w:pPr>
      <w:r>
        <w:t>To assess the contribution of each subwatershed to total SSY from the watershed, the percent contribution of each subwatershed will be calculated as the difference between SSY</w:t>
      </w:r>
      <w:r w:rsidRPr="00EE69FA">
        <w:rPr>
          <w:vertAlign w:val="subscript"/>
        </w:rPr>
        <w:t>EV</w:t>
      </w:r>
      <w:r>
        <w:t xml:space="preserve"> observed at the upstream and downstream monitoring stations. Another approach is the disturbance ratio (DR), which is the ratio of SSY</w:t>
      </w:r>
      <w:r w:rsidRPr="00EE69FA">
        <w:rPr>
          <w:vertAlign w:val="subscript"/>
        </w:rPr>
        <w:t>EV</w:t>
      </w:r>
      <w:r>
        <w:t xml:space="preserve"> from the total human-disturbed watershed under current conditions (measured at the watershed outlet: VILLAGE and N1) to SSY under pre-disturbance conditions (</w:t>
      </w:r>
      <w:proofErr w:type="spellStart"/>
      <w:r>
        <w:t>SSY</w:t>
      </w:r>
      <w:r>
        <w:rPr>
          <w:vertAlign w:val="subscript"/>
        </w:rPr>
        <w:t>pre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252FE3" w14:paraId="6B96B704" w14:textId="77777777" w:rsidTr="00D33038">
        <w:tc>
          <w:tcPr>
            <w:tcW w:w="1705" w:type="dxa"/>
          </w:tcPr>
          <w:p w14:paraId="477B8A2D" w14:textId="77777777" w:rsidR="00252FE3" w:rsidRDefault="00252FE3" w:rsidP="00D33038"/>
        </w:tc>
        <w:tc>
          <w:tcPr>
            <w:tcW w:w="5760" w:type="dxa"/>
          </w:tcPr>
          <w:p w14:paraId="6970BF5B" w14:textId="77777777" w:rsidR="00252FE3" w:rsidRDefault="00252FE3" w:rsidP="00D33038">
            <m:oMathPara>
              <m:oMath>
                <m:r>
                  <m:rPr>
                    <m:sty m:val="p"/>
                  </m:rPr>
                  <w:rPr>
                    <w:rFonts w:ascii="Cambria Math" w:hAnsi="Cambria Math"/>
                  </w:rPr>
                  <m:t xml:space="preserve">DR = </m:t>
                </m:r>
                <m:f>
                  <m:fPr>
                    <m:ctrlPr>
                      <w:rPr>
                        <w:rFonts w:ascii="Cambria Math" w:hAnsi="Cambria Math"/>
                      </w:rPr>
                    </m:ctrlPr>
                  </m:fPr>
                  <m:num>
                    <m:r>
                      <w:rPr>
                        <w:rFonts w:ascii="Cambria Math" w:hAnsi="Cambria Math"/>
                      </w:rPr>
                      <m:t>SSY</m:t>
                    </m:r>
                  </m:num>
                  <m:den>
                    <m:sSub>
                      <m:sSubPr>
                        <m:ctrlPr>
                          <w:rPr>
                            <w:rFonts w:ascii="Cambria Math" w:hAnsi="Cambria Math"/>
                            <w:i/>
                          </w:rPr>
                        </m:ctrlPr>
                      </m:sSubPr>
                      <m:e>
                        <m:r>
                          <w:rPr>
                            <w:rFonts w:ascii="Cambria Math" w:hAnsi="Cambria Math"/>
                          </w:rPr>
                          <m:t>SSY</m:t>
                        </m:r>
                      </m:e>
                      <m:sub>
                        <m:r>
                          <w:rPr>
                            <w:rFonts w:ascii="Cambria Math" w:hAnsi="Cambria Math"/>
                          </w:rPr>
                          <m:t xml:space="preserve"> pre</m:t>
                        </m:r>
                      </m:sub>
                    </m:sSub>
                  </m:den>
                </m:f>
              </m:oMath>
            </m:oMathPara>
          </w:p>
        </w:tc>
        <w:tc>
          <w:tcPr>
            <w:tcW w:w="1885" w:type="dxa"/>
          </w:tcPr>
          <w:p w14:paraId="2569EC30" w14:textId="77777777" w:rsidR="00252FE3" w:rsidRDefault="00252FE3" w:rsidP="00D33038">
            <w:pPr>
              <w:jc w:val="right"/>
            </w:pPr>
            <w:r>
              <w:t>Equation 3</w:t>
            </w:r>
          </w:p>
        </w:tc>
      </w:tr>
    </w:tbl>
    <w:p w14:paraId="0FF7FC88" w14:textId="77777777" w:rsidR="00252FE3" w:rsidRDefault="00252FE3" w:rsidP="00252FE3">
      <w:proofErr w:type="spellStart"/>
      <w:r>
        <w:t>SSY</w:t>
      </w:r>
      <w:r>
        <w:rPr>
          <w:vertAlign w:val="subscript"/>
        </w:rPr>
        <w:t>pre</w:t>
      </w:r>
      <w:proofErr w:type="spellEnd"/>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252FE3" w14:paraId="502A2F3D" w14:textId="77777777" w:rsidTr="00D33038">
        <w:tc>
          <w:tcPr>
            <w:tcW w:w="1710" w:type="dxa"/>
          </w:tcPr>
          <w:p w14:paraId="379FAC6C" w14:textId="77777777" w:rsidR="00252FE3" w:rsidRDefault="00252FE3" w:rsidP="00D33038"/>
        </w:tc>
        <w:tc>
          <w:tcPr>
            <w:tcW w:w="5760" w:type="dxa"/>
          </w:tcPr>
          <w:p w14:paraId="03A67BDC" w14:textId="77777777" w:rsidR="00252FE3" w:rsidRDefault="00CE6A4C" w:rsidP="00D33038">
            <m:oMathPara>
              <m:oMath>
                <m:sSub>
                  <m:sSubPr>
                    <m:ctrlPr>
                      <w:rPr>
                        <w:rFonts w:ascii="Cambria Math" w:hAnsi="Cambria Math"/>
                        <w:i/>
                      </w:rPr>
                    </m:ctrlPr>
                  </m:sSubPr>
                  <m:e>
                    <m:r>
                      <w:rPr>
                        <w:rFonts w:ascii="Cambria Math" w:hAnsi="Cambria Math"/>
                      </w:rPr>
                      <m:t>SSY</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UPPER</m:t>
                            </m:r>
                          </m:sub>
                        </m:sSub>
                      </m:den>
                    </m:f>
                    <m:r>
                      <w:rPr>
                        <w:rFonts w:ascii="Cambria Math" w:hAnsi="Cambria Math"/>
                      </w:rPr>
                      <m:t xml:space="preserve"> </m:t>
                    </m:r>
                  </m:e>
                </m:d>
              </m:oMath>
            </m:oMathPara>
          </w:p>
        </w:tc>
        <w:tc>
          <w:tcPr>
            <w:tcW w:w="1880" w:type="dxa"/>
          </w:tcPr>
          <w:p w14:paraId="24EA6B7C" w14:textId="77777777" w:rsidR="00252FE3" w:rsidRDefault="00252FE3" w:rsidP="00D33038">
            <w:pPr>
              <w:jc w:val="right"/>
            </w:pPr>
            <w:r>
              <w:t>Equation 4</w:t>
            </w:r>
          </w:p>
        </w:tc>
      </w:tr>
    </w:tbl>
    <w:p w14:paraId="7D632407" w14:textId="77777777" w:rsidR="00252FE3" w:rsidRDefault="00252FE3" w:rsidP="00252FE3">
      <w:r>
        <w:t xml:space="preserve">The percent contribution and DR will be calculated for each storm and </w:t>
      </w:r>
      <w:r w:rsidRPr="006529E4">
        <w:t xml:space="preserve">averaged </w:t>
      </w:r>
      <w:r>
        <w:t>to determine the contribution of each subwatershed to total SSY.</w:t>
      </w:r>
    </w:p>
    <w:p w14:paraId="6E98CBB9" w14:textId="77777777" w:rsidR="00C750FC" w:rsidRDefault="00C750FC" w:rsidP="00C85A05">
      <w:pPr>
        <w:pStyle w:val="Heading3"/>
      </w:pPr>
      <w:r w:rsidRPr="00676771">
        <w:t>Data Collection</w:t>
      </w:r>
    </w:p>
    <w:p w14:paraId="76CC5FAE" w14:textId="77777777" w:rsidR="00C750FC" w:rsidRPr="00676771" w:rsidRDefault="00C750FC" w:rsidP="00C85A05">
      <w:pPr>
        <w:pStyle w:val="Heading4"/>
      </w:pPr>
      <w:r w:rsidRPr="00676771">
        <w:t>Precipitation</w:t>
      </w:r>
    </w:p>
    <w:p w14:paraId="197F9092" w14:textId="0E7B1B28" w:rsidR="00C750FC" w:rsidRPr="00676771" w:rsidRDefault="00C750FC" w:rsidP="00C750FC">
      <w:pPr>
        <w:spacing w:after="120" w:line="240" w:lineRule="auto"/>
        <w:ind w:firstLine="720"/>
        <w:jc w:val="both"/>
      </w:pPr>
      <w:r w:rsidRPr="00676771">
        <w:t xml:space="preserve">Precipitation (P) was </w:t>
      </w:r>
      <w:r w:rsidR="00252FE3">
        <w:t>measur</w:t>
      </w:r>
      <w:r w:rsidRPr="00676771">
        <w:t xml:space="preserve">ed with </w:t>
      </w:r>
      <w:proofErr w:type="spellStart"/>
      <w:r w:rsidRPr="00676771">
        <w:t>Rainwise</w:t>
      </w:r>
      <w:proofErr w:type="spellEnd"/>
      <w:r w:rsidRPr="00676771">
        <w:t xml:space="preserve"> RAINEW tippi</w:t>
      </w:r>
      <w:r w:rsidR="007213F2">
        <w:t>ng-bucket rain gages at 1 min</w:t>
      </w:r>
      <w:r w:rsidRPr="00676771">
        <w:t xml:space="preserve"> intervals at </w:t>
      </w:r>
      <w:commentRangeStart w:id="15"/>
      <w:r w:rsidRPr="00676771">
        <w:t xml:space="preserve">three locations </w:t>
      </w:r>
      <w:commentRangeEnd w:id="15"/>
      <w:r w:rsidRPr="00676771">
        <w:rPr>
          <w:rStyle w:val="CommentReference"/>
        </w:rPr>
        <w:commentReference w:id="15"/>
      </w:r>
      <w:r w:rsidRPr="00676771">
        <w:t>in Faga’alu watershed (</w:t>
      </w:r>
      <w:r w:rsidRPr="00676771">
        <w:fldChar w:fldCharType="begin"/>
      </w:r>
      <w:r w:rsidRPr="00676771">
        <w:instrText xml:space="preserve"> REF _Ref387996184 \h </w:instrText>
      </w:r>
      <w:r>
        <w:instrText xml:space="preserve"> \* MERGEFORMAT </w:instrText>
      </w:r>
      <w:r w:rsidRPr="00676771">
        <w:fldChar w:fldCharType="separate"/>
      </w:r>
      <w:r w:rsidRPr="00676771">
        <w:t>Figure</w:t>
      </w:r>
      <w:r w:rsidRPr="00676771">
        <w:t xml:space="preserve"> </w:t>
      </w:r>
      <w:r w:rsidRPr="00676771">
        <w:rPr>
          <w:noProof/>
        </w:rPr>
        <w:t>3</w:t>
      </w:r>
      <w:r w:rsidRPr="00676771">
        <w:fldChar w:fldCharType="end"/>
      </w:r>
      <w:r w:rsidRPr="00676771">
        <w:fldChar w:fldCharType="begin"/>
      </w:r>
      <w:r w:rsidRPr="00676771">
        <w:instrText xml:space="preserve"> REF _Ref383161432 \h  \* MERGEFORMAT </w:instrText>
      </w:r>
      <w:r w:rsidRPr="00676771">
        <w:fldChar w:fldCharType="end"/>
      </w:r>
      <w:r w:rsidRPr="00676771">
        <w:t>)</w:t>
      </w:r>
      <w:r w:rsidR="00252FE3">
        <w:t xml:space="preserve">. </w:t>
      </w:r>
      <w:r w:rsidRPr="00676771">
        <w:t>Data at RG2 was only recorded January-March, 2012, to determine a relationship between elevation and precipita</w:t>
      </w:r>
      <w:r w:rsidR="007213F2">
        <w:t>tion. Precipitation at 15 min</w:t>
      </w:r>
      <w:r w:rsidRPr="00676771">
        <w:t xml:space="preserve"> intervals was also measured at the Vantage Pro Weather Station (</w:t>
      </w:r>
      <w:proofErr w:type="spellStart"/>
      <w:r w:rsidRPr="00676771">
        <w:t>Wx</w:t>
      </w:r>
      <w:proofErr w:type="spellEnd"/>
      <w:r w:rsidRPr="00676771">
        <w:t xml:space="preserve">) and used to fill any data gaps in the precipitation </w:t>
      </w:r>
      <w:r w:rsidRPr="00676771">
        <w:lastRenderedPageBreak/>
        <w:t>recorded at RG1.  The event total precipitation (</w:t>
      </w:r>
      <w:proofErr w:type="spellStart"/>
      <w:r w:rsidRPr="00676771">
        <w:t>Psum</w:t>
      </w:r>
      <w:proofErr w:type="spellEnd"/>
      <w:r w:rsidRPr="00676771">
        <w:t xml:space="preserve">) and EI30 </w:t>
      </w:r>
      <w:r w:rsidR="00643B8F">
        <w:t xml:space="preserve">for storm events </w:t>
      </w:r>
      <w:r w:rsidRPr="00676771">
        <w:t>were calculated using</w:t>
      </w:r>
      <w:r w:rsidR="00643B8F">
        <w:t xml:space="preserve"> data from</w:t>
      </w:r>
      <w:r w:rsidRPr="00676771">
        <w:t xml:space="preserve"> RG1, with data gaps filled by data from </w:t>
      </w:r>
      <w:proofErr w:type="spellStart"/>
      <w:r w:rsidRPr="00676771">
        <w:t>Wx</w:t>
      </w:r>
      <w:proofErr w:type="spellEnd"/>
      <w:r w:rsidRPr="00676771">
        <w:t>.</w:t>
      </w:r>
    </w:p>
    <w:p w14:paraId="4DD9FC57" w14:textId="77777777" w:rsidR="00C750FC" w:rsidRPr="00676771" w:rsidRDefault="00C750FC" w:rsidP="00C85A05">
      <w:pPr>
        <w:pStyle w:val="Heading4"/>
      </w:pPr>
      <w:r w:rsidRPr="00676771">
        <w:t>Discharge</w:t>
      </w:r>
    </w:p>
    <w:p w14:paraId="6191F5BE" w14:textId="10379E3E" w:rsidR="00C750FC" w:rsidRPr="00676771" w:rsidRDefault="00C750FC" w:rsidP="00C750FC">
      <w:pPr>
        <w:spacing w:after="120" w:line="240" w:lineRule="auto"/>
        <w:ind w:firstLine="720"/>
      </w:pPr>
      <w:r w:rsidRPr="00676771">
        <w:rPr>
          <w:rStyle w:val="CommentReference"/>
        </w:rPr>
        <w:commentReference w:id="16"/>
      </w:r>
      <w:r w:rsidRPr="00676771">
        <w:t>Stream discharge (Q) was derived from 15 min interval stream stage measurements, using a stage-discharge rating curve calibrated to Q</w:t>
      </w:r>
      <w:r w:rsidR="00643B8F">
        <w:t xml:space="preserve"> measurements made</w:t>
      </w:r>
      <w:r w:rsidRPr="00676771">
        <w:t xml:space="preserve"> under baseflow and stormflow conditions. Stream stage was measured with non-vented pressure transducers (PT) (</w:t>
      </w:r>
      <w:proofErr w:type="spellStart"/>
      <w:r w:rsidRPr="00676771">
        <w:t>Solinst</w:t>
      </w:r>
      <w:proofErr w:type="spellEnd"/>
      <w:r w:rsidRPr="00676771">
        <w:t xml:space="preserve"> </w:t>
      </w:r>
      <w:proofErr w:type="spellStart"/>
      <w:r w:rsidRPr="00676771">
        <w:t>Levelogger</w:t>
      </w:r>
      <w:proofErr w:type="spellEnd"/>
      <w:r w:rsidRPr="00676771">
        <w:t xml:space="preserve"> or Onset HOBO Water Level Logger) installe</w:t>
      </w:r>
      <w:r w:rsidR="00643B8F">
        <w:t xml:space="preserve">d at two locations in Faga’alu: FOREST and </w:t>
      </w:r>
      <w:r w:rsidRPr="00676771">
        <w:t>VILLAGE. Stream gauging sites were chosen to take advantage of existing control structures (FOREST) or stabilized streambed and banks (VILLAGE</w:t>
      </w:r>
      <w:r w:rsidR="00643B8F">
        <w:t>)</w:t>
      </w:r>
      <w:r w:rsidRPr="00676771">
        <w:fldChar w:fldCharType="begin"/>
      </w:r>
      <w:r w:rsidRPr="00676771">
        <w:instrText xml:space="preserve"> REF _Ref383161294 \h  \* MERGEFORMAT </w:instrText>
      </w:r>
      <w:r w:rsidRPr="00676771">
        <w:fldChar w:fldCharType="end"/>
      </w:r>
      <w:r w:rsidRPr="00676771">
        <w:fldChar w:fldCharType="begin"/>
      </w:r>
      <w:r w:rsidRPr="00676771">
        <w:instrText xml:space="preserve"> REF _Ref383161432 \h  \* MERGEFORMAT </w:instrText>
      </w:r>
      <w:r w:rsidRPr="00676771">
        <w:fldChar w:fldCharType="end"/>
      </w:r>
      <w:r w:rsidRPr="00676771">
        <w:t>. Barometric pressure data</w:t>
      </w:r>
      <w:r w:rsidR="00643B8F">
        <w:t xml:space="preserve"> to calculate stage from PT’s</w:t>
      </w:r>
      <w:r w:rsidRPr="00676771">
        <w:t xml:space="preserve"> was collected at </w:t>
      </w:r>
      <w:proofErr w:type="spellStart"/>
      <w:r w:rsidRPr="00676771">
        <w:t>Wx</w:t>
      </w:r>
      <w:proofErr w:type="spellEnd"/>
      <w:r w:rsidRPr="00676771">
        <w:t xml:space="preserve">. Data gaps were filled by barometric data from stations at Pago Pago Harbor (NSTP6), </w:t>
      </w:r>
      <w:proofErr w:type="spellStart"/>
      <w:r w:rsidRPr="00676771">
        <w:t>Tafuna</w:t>
      </w:r>
      <w:proofErr w:type="spellEnd"/>
      <w:r w:rsidRPr="00676771">
        <w:t xml:space="preserve"> International Airport (TAFUNA), and NOAA Cli</w:t>
      </w:r>
      <w:r w:rsidR="00643B8F">
        <w:t>mate Observatory at Tula (TULA)</w:t>
      </w:r>
      <w:r w:rsidRPr="00676771">
        <w:t>. Priority was given to station that was closest to the watershed with valid barometric pressure data.</w:t>
      </w:r>
    </w:p>
    <w:p w14:paraId="4F762B6A" w14:textId="4920BF99" w:rsidR="00252FE3" w:rsidRPr="00676771" w:rsidRDefault="00C750FC" w:rsidP="00252FE3">
      <w:pPr>
        <w:spacing w:after="120" w:line="240" w:lineRule="auto"/>
        <w:ind w:firstLine="720"/>
        <w:jc w:val="both"/>
      </w:pPr>
      <w:r>
        <w:t>Discharge</w:t>
      </w:r>
      <w:r w:rsidR="00643B8F">
        <w:t xml:space="preserve"> (Q)</w:t>
      </w:r>
      <w:r w:rsidRPr="00676771">
        <w:t xml:space="preserve"> was measured in the field by the area-velocity method (AV) using a Marsh-</w:t>
      </w:r>
      <w:proofErr w:type="spellStart"/>
      <w:r w:rsidRPr="00676771">
        <w:t>McBirney</w:t>
      </w:r>
      <w:proofErr w:type="spellEnd"/>
      <w:r w:rsidRPr="00676771">
        <w:t xml:space="preserve"> flowmeter to measure flow velocity and channel surveys to measure stream cross-section geometry </w:t>
      </w:r>
      <w:r w:rsidRPr="00676771">
        <w:fldChar w:fldCharType="begin" w:fldLock="1"/>
      </w:r>
      <w:r w:rsidR="00CE2BD5">
        <w:instrText>ADDIN CSL_CITATION { "citationItems" : [ { "id" : "ITEM-1", "itemData" : { "author" : [ { "dropping-particle" : "", "family" : "Harrelson", "given" : "C C", "non-dropping-particle" : "", "parse-names" : false, "suffix" : "" }, { "dropping-particle" : "", "family" : "Rawlins", "given" : "C L", "non-dropping-particle" : "", "parse-names" : false, "suffix" : "" }, { "dropping-particle" : "", "family" : "Potyondy", "given" : "J P", "non-dropping-particle" : "", "parse-names" : false, "suffix" : "" } ], "id" : "ITEM-1", "issue" : "General Technical Report RM-245", "issued" : { "date-parts" : [ [ "1994" ] ] }, "page" : "61", "publisher" : "US Department of Agriculture", "publisher-place" : "Fort Collins, CO", "title" : "Stream channel reference sites: an illustrated guide to field technique. USDA Forest Service General Technical Report RM-245. erosion to sediment yield from an urbanizing watershed", "type" : "report" }, "uris" : [ "http://www.mendeley.com/documents/?uuid=9f44669b-f852-4498-b644-55b9e597673b" ] }, { "id" : "ITEM-2", "itemData" : { "author" : [ { "dropping-particle" : "", "family" : "Turnipseed", "given" : "D.P.", "non-dropping-particle" : "", "parse-names" : false, "suffix" : "" }, { "dropping-particle" : "", "family" : "Sauer", "given" : "V.B.", "non-dropping-particle" : "", "parse-names" : false, "suffix" : "" } ], "id" : "ITEM-2", "issued" : { "date-parts" : [ [ "2010" ] ] }, "page" : "87", "publisher-place" : "Reston, Va.", "title" : "Discharge Measurements at Gaging Stations", "type" : "report" }, "uris" : [ "http://www.mendeley.com/documents/?uuid=b00c5599-3123-48ff-bee6-78587aeba725" ] } ], "mendeley" : { "previouslyFormattedCitation" : "(Harrelson et al., 1994; Turnipseed and Sauer, 2010)" }, "properties" : { "noteIndex" : 0 }, "schema" : "https://github.com/citation-style-language/schema/raw/master/csl-citation.json" }</w:instrText>
      </w:r>
      <w:r w:rsidRPr="00676771">
        <w:fldChar w:fldCharType="separate"/>
      </w:r>
      <w:r w:rsidRPr="00676771">
        <w:rPr>
          <w:noProof/>
        </w:rPr>
        <w:t>(Harrelson et al., 1994; Turnipseed and Sauer, 2010)</w:t>
      </w:r>
      <w:r w:rsidRPr="00676771">
        <w:fldChar w:fldCharType="end"/>
      </w:r>
      <w:r w:rsidRPr="00676771">
        <w:t xml:space="preserve">. AV measurements were made at FOREST and VILLAGE in Faga’alu, and linear, log-linear, and nonlinear rating curves were tested for best fit. AV measurements could not be made at high stages at FOREST and VILLAGE for safety reasons, so the rating curve at FOREST was modeled with HEC-RAS </w:t>
      </w:r>
      <w:r w:rsidRPr="00676771">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Pr="00676771">
        <w:fldChar w:fldCharType="separate"/>
      </w:r>
      <w:r w:rsidRPr="00676771">
        <w:rPr>
          <w:noProof/>
        </w:rPr>
        <w:t>(Brunner, 2010)</w:t>
      </w:r>
      <w:r w:rsidRPr="00676771">
        <w:fldChar w:fldCharType="end"/>
      </w:r>
      <w:r w:rsidRPr="00676771">
        <w:t xml:space="preserve"> and calibrated to the AV measurements. Manning’s equation was used to extend the rating curve at VILLAGE.</w:t>
      </w:r>
    </w:p>
    <w:p w14:paraId="487481CE" w14:textId="1C8EC874" w:rsidR="00C750FC" w:rsidRPr="00676771" w:rsidRDefault="00C750FC" w:rsidP="005950FB">
      <w:pPr>
        <w:pStyle w:val="Heading4"/>
      </w:pPr>
      <w:r w:rsidRPr="00676771">
        <w:t xml:space="preserve">Suspended Sediment </w:t>
      </w:r>
      <w:r w:rsidR="005950FB">
        <w:t>Yield</w:t>
      </w:r>
    </w:p>
    <w:p w14:paraId="38A48F75" w14:textId="2CC3EA0D" w:rsidR="00C750FC" w:rsidRDefault="00C750FC" w:rsidP="00C750FC">
      <w:pPr>
        <w:ind w:firstLine="720"/>
        <w:jc w:val="both"/>
      </w:pPr>
      <w:r w:rsidRPr="00676771">
        <w:t xml:space="preserve">Suspended sediment concentration (SSC) </w:t>
      </w:r>
      <w:r w:rsidR="007213F2">
        <w:t>at 15 min</w:t>
      </w:r>
      <w:r>
        <w:t xml:space="preserve"> intervals </w:t>
      </w:r>
      <w:r w:rsidRPr="00676771">
        <w:t>was derived from turbidity (T) measurements, using a T-SSC relationship calibrated to stream water samples collected over a range of Q and SSC. The T-SSC relationship is unique to each region, or even each stream, and can be influenced by water color, dissolved solids and organic matter, temperature, and the shape, size and composition of sediment particles. However,</w:t>
      </w:r>
      <w:r w:rsidR="007213F2">
        <w:t xml:space="preserve"> T </w:t>
      </w:r>
      <w:r w:rsidRPr="00676771">
        <w:t xml:space="preserve">has proved to be a robust surrogate measure of SSC in streams </w:t>
      </w:r>
      <w:r w:rsidRPr="00676771">
        <w:fldChar w:fldCharType="begin"/>
      </w:r>
      <w:r w:rsidRPr="00676771">
        <w:instrText xml:space="preserve"> ADDIN EN.CITE &lt;EndNote&gt;&lt;Cite&gt;&lt;Author&gt;Gippel&lt;/Author&gt;&lt;Year&gt;1995&lt;/Year&gt;&lt;RecNum&gt;206&lt;/RecNum&gt;&lt;DisplayText&gt;(Gippel 1995)&lt;/DisplayText&gt;&lt;record&gt;&lt;rec-number&gt;206&lt;/rec-number&gt;&lt;foreign-keys&gt;&lt;key app="EN" db-id="9rz0sxsf5wzadbeat27vewpbwtea5drfdesw"&gt;206&lt;/key&gt;&lt;/foreign-keys&gt;&lt;ref-type name="Journal Article"&gt;17&lt;/ref-type&gt;&lt;contributors&gt;&lt;authors&gt;&lt;author&gt;Gippel, C.J.&lt;/author&gt;&lt;/authors&gt;&lt;/contributors&gt;&lt;titles&gt;&lt;title&gt;Potential of turbidity monitoring for measuring the transport of suspended solids in streams&lt;/title&gt;&lt;secondary-title&gt;Hydrological processes&lt;/secondary-title&gt;&lt;/titles&gt;&lt;periodical&gt;&lt;full-title&gt;Hydrological processes&lt;/full-title&gt;&lt;/periodical&gt;&lt;pages&gt;83-97&lt;/pages&gt;&lt;volume&gt;9&lt;/volume&gt;&lt;number&gt;1&lt;/number&gt;&lt;dates&gt;&lt;year&gt;1995&lt;/year&gt;&lt;/dates&gt;&lt;isbn&gt;1099-1085&lt;/isbn&gt;&lt;urls&gt;&lt;/urls&gt;&lt;/record&gt;&lt;/Cite&gt;&lt;/EndNote&gt;</w:instrText>
      </w:r>
      <w:r w:rsidRPr="00676771">
        <w:fldChar w:fldCharType="separate"/>
      </w:r>
      <w:r w:rsidRPr="00676771">
        <w:rPr>
          <w:noProof/>
        </w:rPr>
        <w:t>(</w:t>
      </w:r>
      <w:hyperlink w:anchor="_ENREF_3" w:tooltip="Gippel, 1995 #206" w:history="1">
        <w:r w:rsidRPr="00676771">
          <w:rPr>
            <w:noProof/>
          </w:rPr>
          <w:t>Gippel 1995</w:t>
        </w:r>
      </w:hyperlink>
      <w:r w:rsidRPr="00676771">
        <w:rPr>
          <w:noProof/>
        </w:rPr>
        <w:t>)</w:t>
      </w:r>
      <w:r w:rsidRPr="00676771">
        <w:fldChar w:fldCharType="end"/>
      </w:r>
      <w:r w:rsidRPr="00676771">
        <w:t xml:space="preserve"> and is widely used for remote monitoring applications </w:t>
      </w:r>
      <w:r w:rsidRPr="00676771">
        <w:fldChar w:fldCharType="begin"/>
      </w:r>
      <w:r w:rsidRPr="00676771">
        <w:instrText xml:space="preserve"> ADDIN EN.CITE &lt;EndNote&gt;&lt;Cite&gt;&lt;Author&gt;Lewis&lt;/Author&gt;&lt;Year&gt;1996&lt;/Year&gt;&lt;RecNum&gt;207&lt;/RecNum&gt;&lt;DisplayText&gt;(Lewis 1996)&lt;/DisplayText&gt;&lt;record&gt;&lt;rec-number&gt;207&lt;/rec-number&gt;&lt;foreign-keys&gt;&lt;key app="EN" db-id="9rz0sxsf5wzadbeat27vewpbwtea5drfdesw"&gt;207&lt;/key&gt;&lt;/foreign-keys&gt;&lt;ref-type name="Journal Article"&gt;17&lt;/ref-type&gt;&lt;contributors&gt;&lt;authors&gt;&lt;author&gt;Lewis, J.&lt;/author&gt;&lt;/authors&gt;&lt;/contributors&gt;&lt;titles&gt;&lt;title&gt;Turbidity-controlled suspended sediment sampling for runoff-event load estimation&lt;/title&gt;&lt;secondary-title&gt;Water Resources Research&lt;/secondary-title&gt;&lt;/titles&gt;&lt;periodical&gt;&lt;full-title&gt;Water Resources Research&lt;/full-title&gt;&lt;/periodical&gt;&lt;pages&gt;2299-2310&lt;/pages&gt;&lt;volume&gt;32&lt;/volume&gt;&lt;number&gt;7&lt;/number&gt;&lt;dates&gt;&lt;year&gt;1996&lt;/year&gt;&lt;/dates&gt;&lt;isbn&gt;0043-1397&lt;/isbn&gt;&lt;urls&gt;&lt;/urls&gt;&lt;/record&gt;&lt;/Cite&gt;&lt;/EndNote&gt;</w:instrText>
      </w:r>
      <w:r w:rsidRPr="00676771">
        <w:fldChar w:fldCharType="separate"/>
      </w:r>
      <w:r w:rsidRPr="00676771">
        <w:rPr>
          <w:noProof/>
        </w:rPr>
        <w:t>(</w:t>
      </w:r>
      <w:hyperlink w:anchor="_ENREF_8" w:tooltip="Lewis, 1996 #207" w:history="1">
        <w:r w:rsidRPr="00676771">
          <w:rPr>
            <w:noProof/>
          </w:rPr>
          <w:t>Lewis 1996</w:t>
        </w:r>
      </w:hyperlink>
      <w:r w:rsidRPr="00676771">
        <w:rPr>
          <w:noProof/>
        </w:rPr>
        <w:t>)</w:t>
      </w:r>
      <w:r w:rsidRPr="00676771">
        <w:fldChar w:fldCharType="end"/>
      </w:r>
      <w:r w:rsidRPr="00676771">
        <w:t>.</w:t>
      </w:r>
    </w:p>
    <w:p w14:paraId="26E04C91" w14:textId="77777777" w:rsidR="007213F2" w:rsidRDefault="00C750FC" w:rsidP="00C750FC">
      <w:pPr>
        <w:ind w:firstLine="720"/>
        <w:jc w:val="both"/>
      </w:pPr>
      <w:commentRangeStart w:id="17"/>
      <w:r>
        <w:t xml:space="preserve">Turbidity </w:t>
      </w:r>
      <w:r w:rsidR="007213F2">
        <w:t xml:space="preserve">(T) </w:t>
      </w:r>
      <w:r>
        <w:t>was me</w:t>
      </w:r>
      <w:r w:rsidR="007213F2">
        <w:t>asured at 5 min</w:t>
      </w:r>
      <w:r>
        <w:t xml:space="preserve"> intervals at FOREST</w:t>
      </w:r>
      <w:r w:rsidR="007213F2">
        <w:t xml:space="preserve"> and</w:t>
      </w:r>
      <w:r>
        <w:t xml:space="preserve"> VILLAGE. Turbidity was measured at VILLAGE using </w:t>
      </w:r>
      <w:proofErr w:type="gramStart"/>
      <w:r>
        <w:t>a</w:t>
      </w:r>
      <w:proofErr w:type="gramEnd"/>
      <w:r>
        <w:t xml:space="preserve"> YSI 600OMS </w:t>
      </w:r>
      <w:proofErr w:type="spellStart"/>
      <w:r>
        <w:t>sonde</w:t>
      </w:r>
      <w:proofErr w:type="spellEnd"/>
      <w:r>
        <w:t xml:space="preserve"> with 6136 Turbidity Probe from February 2012 until it was damaged in May 2012. As a replacement, a </w:t>
      </w:r>
      <w:proofErr w:type="spellStart"/>
      <w:r>
        <w:t>CampbellSci</w:t>
      </w:r>
      <w:proofErr w:type="spellEnd"/>
      <w:r>
        <w:t xml:space="preserve"> OBS500 was then deployed at VILLAGE in March 2013 to March 2014, </w:t>
      </w:r>
      <w:r w:rsidR="007213F2">
        <w:t xml:space="preserve">but </w:t>
      </w:r>
      <w:r>
        <w:t>no data</w:t>
      </w:r>
      <w:r w:rsidR="007213F2">
        <w:t xml:space="preserve"> was recorded</w:t>
      </w:r>
      <w:r>
        <w:t xml:space="preserve"> from August 2013 –January 2014 due to instrument malfunction. A new </w:t>
      </w:r>
      <w:proofErr w:type="spellStart"/>
      <w:r>
        <w:t>CampbellSci</w:t>
      </w:r>
      <w:proofErr w:type="spellEnd"/>
      <w:r>
        <w:t xml:space="preserve"> OBS500 was installed at VILLAGE from January to August, 2014. Turbidity was measured at FOREST using a Greenspan TS3000 turbidimeter from January 2012 to July 2012 when it was vandalized and destroyed. The YSI turbidimeter </w:t>
      </w:r>
      <w:r w:rsidR="007213F2">
        <w:t>previously deployed at</w:t>
      </w:r>
      <w:r>
        <w:t xml:space="preserve"> VILLAGE was repaired and redeployed at FOREST June 2013 to October 2013, and January 2014 to August 2014. Turbidity of grab samples was also measured in the laboratory by a LaMotte 20/20 turbidimeter (LAB) to com</w:t>
      </w:r>
      <w:r w:rsidR="007213F2">
        <w:t>pare to T measured in the field.</w:t>
      </w:r>
      <w:r>
        <w:t xml:space="preserve"> Turbidity</w:t>
      </w:r>
      <w:r w:rsidR="007213F2">
        <w:t xml:space="preserve"> data was resampled to 15 min</w:t>
      </w:r>
      <w:r>
        <w:t xml:space="preserve"> intervals </w:t>
      </w:r>
      <w:r w:rsidR="007213F2">
        <w:t>corresponding to</w:t>
      </w:r>
      <w:r>
        <w:t xml:space="preserve"> Q for calculating suspended sediment yield (SSY) (</w:t>
      </w:r>
      <w:r>
        <w:fldChar w:fldCharType="begin"/>
      </w:r>
      <w:r>
        <w:instrText xml:space="preserve"> REF _Ref387835767 \h  \* MERGEFORMAT </w:instrText>
      </w:r>
      <w:r>
        <w:fldChar w:fldCharType="separate"/>
      </w:r>
      <w:r>
        <w:t xml:space="preserve">Equation </w:t>
      </w:r>
      <w:r>
        <w:rPr>
          <w:noProof/>
        </w:rPr>
        <w:t>1</w:t>
      </w:r>
      <w:r>
        <w:fldChar w:fldCharType="end"/>
      </w:r>
      <w:r>
        <w:t xml:space="preserve">). </w:t>
      </w:r>
      <w:commentRangeEnd w:id="17"/>
      <w:r>
        <w:rPr>
          <w:rStyle w:val="CommentReference"/>
        </w:rPr>
        <w:commentReference w:id="17"/>
      </w:r>
      <w:r w:rsidRPr="00484DA2">
        <w:t xml:space="preserve"> </w:t>
      </w:r>
    </w:p>
    <w:p w14:paraId="1C204A42" w14:textId="05E627FA" w:rsidR="00C750FC" w:rsidRDefault="00C750FC" w:rsidP="00C750FC">
      <w:pPr>
        <w:ind w:firstLine="720"/>
        <w:jc w:val="both"/>
      </w:pPr>
      <w:r>
        <w:t>The VILLAGE-YSI rating was used to convert turbidity from all instruments to SSC, due to its good fit over the full range of SSC samples</w:t>
      </w:r>
    </w:p>
    <w:p w14:paraId="1DCD75C9" w14:textId="46FA3110" w:rsidR="00C750FC" w:rsidRDefault="00C750FC" w:rsidP="00C750FC">
      <w:pPr>
        <w:ind w:firstLine="576"/>
        <w:jc w:val="both"/>
        <w:rPr>
          <w:noProof/>
        </w:rPr>
      </w:pPr>
      <w:r>
        <w:t xml:space="preserve">Stream water samples </w:t>
      </w:r>
      <w:r w:rsidR="00905A9A">
        <w:t xml:space="preserve">for SSC </w:t>
      </w:r>
      <w:r>
        <w:t xml:space="preserve">were collected by dip sampling with 500mL </w:t>
      </w:r>
      <w:r w:rsidR="00905A9A">
        <w:t xml:space="preserve">HDPE bottles at FOREST, QUARRY, </w:t>
      </w:r>
      <w:r w:rsidR="007213F2">
        <w:t xml:space="preserve">and </w:t>
      </w:r>
      <w:r>
        <w:t>VILLAGE, and by ISCO 3700 Autosamplers at QUARRY</w:t>
      </w:r>
      <w:r w:rsidR="007213F2">
        <w:t xml:space="preserve">. </w:t>
      </w:r>
      <w:r>
        <w:t xml:space="preserve">Other sites were sampled opportunistically during storm events. </w:t>
      </w:r>
      <w:commentRangeStart w:id="18"/>
      <w:r>
        <w:rPr>
          <w:noProof/>
        </w:rPr>
        <w:t xml:space="preserve">From January 6, 2012, to February 26, 2014, </w:t>
      </w:r>
      <w:r w:rsidR="00905A9A">
        <w:rPr>
          <w:noProof/>
        </w:rPr>
        <w:t>610 samples were collected at 12</w:t>
      </w:r>
      <w:r>
        <w:rPr>
          <w:noProof/>
        </w:rPr>
        <w:t xml:space="preserve"> sites in Faga’alu and analyzed for SSC. </w:t>
      </w:r>
      <w:r w:rsidR="00905A9A">
        <w:t xml:space="preserve">Samples were analyzed in the field using gravimetric </w:t>
      </w:r>
      <w:r w:rsidR="00905A9A">
        <w:lastRenderedPageBreak/>
        <w:t xml:space="preserve">methods </w:t>
      </w:r>
      <w:r w:rsidR="00905A9A">
        <w:fldChar w:fldCharType="begin" w:fldLock="1"/>
      </w:r>
      <w:r w:rsidR="00CE2BD5">
        <w:instrText>ADDIN CSL_CITATION { "citationItems" : [ { "id" : "ITEM-1", "itemData" : { "author" : [ { "dropping-particle" : "", "family" : "Gray", "given" : "By John R", "non-dropping-particle" : "", "parse-names" : false, "suffix" : "" }, { "dropping-particle" : "", "family" : "Glysson", "given" : "G Douglas", "non-dropping-particle" : "", "parse-names" : false, "suffix" : "" }, { "dropping-particle" : "", "family" : "Turcios", "given" : "Lisa M", "non-dropping-particle" : "", "parse-names" : false, "suffix" : "" }, { "dropping-particle" : "", "family" : "Schwarz", "given" : "Gregory E", "non-dropping-particle" : "", "parse-names" : false, "suffix" : "" } ], "id" : "ITEM-1", "issue" : "August", "issued" : { "date-parts" : [ [ "2000" ] ] }, "publisher-place" : "Reston, Va.", "title" : "Comparability of Suspended-Sediment Concentration and Total Suspended Solids Data", "type" : "report" }, "uris" : [ "http://www.mendeley.com/documents/?uuid=af7bb0bd-074e-46b3-9e5e-1912c07079b0" ] } ], "mendeley" : { "previouslyFormattedCitation" : "(Gray et al., 2000)" }, "properties" : { "noteIndex" : 0 }, "schema" : "https://github.com/citation-style-language/schema/raw/master/csl-citation.json" }</w:instrText>
      </w:r>
      <w:r w:rsidR="00905A9A">
        <w:fldChar w:fldCharType="separate"/>
      </w:r>
      <w:r w:rsidR="00905A9A" w:rsidRPr="00905A9A">
        <w:rPr>
          <w:noProof/>
        </w:rPr>
        <w:t>(Gray et al., 2000)</w:t>
      </w:r>
      <w:r w:rsidR="00905A9A">
        <w:fldChar w:fldCharType="end"/>
      </w:r>
      <w:r w:rsidR="00905A9A">
        <w:t xml:space="preserve">. </w:t>
      </w:r>
      <w:r>
        <w:t>Water samples were vacuum filtered on 47mm, 0.7um Millipore AP40 glass fiber filters, oven dried at 100˚C for one hour, cooled and weighed to determine SSC (mg/L</w:t>
      </w:r>
      <w:r w:rsidR="00905A9A">
        <w:t>)</w:t>
      </w:r>
      <w:r>
        <w:t>.</w:t>
      </w:r>
      <w:r>
        <w:rPr>
          <w:noProof/>
        </w:rPr>
        <w:t xml:space="preserve"> </w:t>
      </w:r>
      <w:commentRangeEnd w:id="18"/>
      <w:r>
        <w:rPr>
          <w:rStyle w:val="CommentReference"/>
        </w:rPr>
        <w:commentReference w:id="18"/>
      </w:r>
      <w:commentRangeStart w:id="19"/>
      <w:r>
        <w:rPr>
          <w:noProof/>
        </w:rPr>
        <w:t xml:space="preserve">Three main sampling locations in Faga’alu are the focus in this analysis: 1) Upstream (FOREST)(n=55), 2) immediately downstream of the Quarry (QUARRY)(n=247), and 3) Downstream (VILLAGE)(n=155). </w:t>
      </w:r>
      <w:commentRangeEnd w:id="19"/>
      <w:r>
        <w:rPr>
          <w:rStyle w:val="CommentReference"/>
        </w:rPr>
        <w:commentReference w:id="19"/>
      </w:r>
    </w:p>
    <w:p w14:paraId="6E2C4F26" w14:textId="77777777" w:rsidR="00C750FC" w:rsidRDefault="00C750FC" w:rsidP="00C85A05">
      <w:pPr>
        <w:pStyle w:val="Heading3"/>
        <w:rPr>
          <w:noProof/>
        </w:rPr>
      </w:pPr>
      <w:r>
        <w:rPr>
          <w:noProof/>
        </w:rPr>
        <w:t>Measurement Uncertainty</w:t>
      </w:r>
    </w:p>
    <w:p w14:paraId="34E5484F" w14:textId="07E8B1D8" w:rsidR="00C750FC" w:rsidRDefault="00C750FC" w:rsidP="00C750FC">
      <w:pPr>
        <w:ind w:firstLine="576"/>
      </w:pPr>
      <w:r w:rsidRPr="00C26E73">
        <w:t xml:space="preserve">Uncertainty </w:t>
      </w:r>
      <w:r>
        <w:t>in SSY</w:t>
      </w:r>
      <w:r w:rsidRPr="002A4513">
        <w:rPr>
          <w:vertAlign w:val="subscript"/>
        </w:rPr>
        <w:t>EV</w:t>
      </w:r>
      <w:r>
        <w:t xml:space="preserve"> estimates arises from both measurement and model errors, includ</w:t>
      </w:r>
      <w:r w:rsidR="00905A9A">
        <w:t>ing models of stage-discharge (s</w:t>
      </w:r>
      <w:r>
        <w:t>tage-Q) and</w:t>
      </w:r>
      <w:r w:rsidR="00905A9A">
        <w:t xml:space="preserve"> turbidity-suspended sediment concentration</w:t>
      </w:r>
      <w:r>
        <w:t xml:space="preserve"> </w:t>
      </w:r>
      <w:r w:rsidR="00905A9A">
        <w:t>(</w:t>
      </w:r>
      <w:r>
        <w:t>T-SSC</w:t>
      </w:r>
      <w:r w:rsidR="00905A9A">
        <w:t>)</w:t>
      </w:r>
      <w:r>
        <w:t xml:space="preserve"> </w:t>
      </w:r>
      <w:r>
        <w:fldChar w:fldCharType="begin" w:fldLock="1"/>
      </w:r>
      <w:r w:rsidR="00CE2BD5">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 }, "properties" : { "noteIndex" : 0 }, "schema" : "https://github.com/citation-style-language/schema/raw/master/csl-citation.json" }</w:instrText>
      </w:r>
      <w:r>
        <w:fldChar w:fldCharType="separate"/>
      </w:r>
      <w:r w:rsidR="00BD5D91" w:rsidRPr="00BD5D91">
        <w:rPr>
          <w:noProof/>
        </w:rPr>
        <w:t>(Harmel et al., 2006)</w:t>
      </w:r>
      <w:r>
        <w:fldChar w:fldCharType="end"/>
      </w:r>
      <w:r>
        <w:t>. The Root Mean Square Error (RMSE) method estimates the ‘‘most probable value’’ of the cumulative or combined error by propagating the error from each measurement and modeling procedure to the final SSY</w:t>
      </w:r>
      <w:r w:rsidRPr="002A4513">
        <w:rPr>
          <w:vertAlign w:val="subscript"/>
        </w:rPr>
        <w:t>EV</w:t>
      </w:r>
      <w:r>
        <w:t xml:space="preserve"> estimate </w:t>
      </w:r>
      <w:r>
        <w:fldChar w:fldCharType="begin" w:fldLock="1"/>
      </w:r>
      <w:r w:rsidR="00CE2BD5">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6480"/>
        <w:gridCol w:w="1340"/>
      </w:tblGrid>
      <w:tr w:rsidR="00C750FC" w14:paraId="01DD5D02" w14:textId="77777777" w:rsidTr="00D33038">
        <w:tc>
          <w:tcPr>
            <w:tcW w:w="1530" w:type="dxa"/>
            <w:tcBorders>
              <w:top w:val="nil"/>
              <w:left w:val="nil"/>
              <w:bottom w:val="nil"/>
              <w:right w:val="nil"/>
            </w:tcBorders>
          </w:tcPr>
          <w:p w14:paraId="5B13E0EE" w14:textId="77777777" w:rsidR="00C750FC" w:rsidRDefault="00C750FC" w:rsidP="00D33038"/>
        </w:tc>
        <w:tc>
          <w:tcPr>
            <w:tcW w:w="6480" w:type="dxa"/>
            <w:tcBorders>
              <w:top w:val="nil"/>
              <w:left w:val="nil"/>
              <w:bottom w:val="nil"/>
              <w:right w:val="nil"/>
            </w:tcBorders>
          </w:tcPr>
          <w:p w14:paraId="24A8E952" w14:textId="77777777" w:rsidR="00C750FC" w:rsidRDefault="00C750FC" w:rsidP="00D33038">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1340" w:type="dxa"/>
            <w:tcBorders>
              <w:top w:val="nil"/>
              <w:left w:val="nil"/>
              <w:bottom w:val="nil"/>
              <w:right w:val="nil"/>
            </w:tcBorders>
          </w:tcPr>
          <w:p w14:paraId="7F0BC6FA" w14:textId="77777777" w:rsidR="00C750FC" w:rsidRDefault="00C750FC" w:rsidP="00D33038">
            <w:pPr>
              <w:jc w:val="right"/>
            </w:pPr>
            <w:r>
              <w:t>Equation 5</w:t>
            </w:r>
          </w:p>
        </w:tc>
      </w:tr>
      <w:tr w:rsidR="00C750FC" w14:paraId="264A0A4A" w14:textId="77777777" w:rsidTr="00D33038">
        <w:tc>
          <w:tcPr>
            <w:tcW w:w="9350" w:type="dxa"/>
            <w:gridSpan w:val="3"/>
            <w:tcBorders>
              <w:top w:val="nil"/>
              <w:left w:val="nil"/>
              <w:bottom w:val="nil"/>
              <w:right w:val="nil"/>
            </w:tcBorders>
          </w:tcPr>
          <w:p w14:paraId="2445D6B1" w14:textId="1A6F557A" w:rsidR="00C750FC" w:rsidRDefault="00C750FC" w:rsidP="00D33038">
            <w:r>
              <w:t xml:space="preserve">where PE is the cumulative probable error for individual measured values (±%), </w:t>
            </w:r>
            <w:proofErr w:type="spellStart"/>
            <w:r>
              <w:t>E</w:t>
            </w:r>
            <w:r w:rsidRPr="002E3583">
              <w:rPr>
                <w:vertAlign w:val="subscript"/>
              </w:rPr>
              <w:t>Q</w:t>
            </w:r>
            <w:r>
              <w:rPr>
                <w:vertAlign w:val="subscript"/>
              </w:rPr>
              <w:t>meas</w:t>
            </w:r>
            <w:proofErr w:type="spellEnd"/>
            <w:r>
              <w:t xml:space="preserve"> = uncertainty in Q measurements (±%), </w:t>
            </w:r>
            <w:proofErr w:type="spellStart"/>
            <w:r w:rsidRPr="002E3583">
              <w:t>E</w:t>
            </w:r>
            <w:r w:rsidRPr="002E3583">
              <w:rPr>
                <w:vertAlign w:val="subscript"/>
              </w:rPr>
              <w:t>SSC</w:t>
            </w:r>
            <w:r>
              <w:rPr>
                <w:vertAlign w:val="subscript"/>
              </w:rPr>
              <w:t>meas</w:t>
            </w:r>
            <w:proofErr w:type="spellEnd"/>
            <w:r w:rsidRPr="002E3583">
              <w:t xml:space="preserve"> </w:t>
            </w:r>
            <w:r>
              <w:t xml:space="preserve">= uncertainty in SSC measurements (± %), </w:t>
            </w:r>
            <w:proofErr w:type="spellStart"/>
            <w:r>
              <w:t>E</w:t>
            </w:r>
            <w:r w:rsidRPr="002E3583">
              <w:rPr>
                <w:vertAlign w:val="subscript"/>
              </w:rPr>
              <w:t>Q</w:t>
            </w:r>
            <w:r>
              <w:rPr>
                <w:vertAlign w:val="subscript"/>
              </w:rPr>
              <w:t>mod</w:t>
            </w:r>
            <w:proofErr w:type="spellEnd"/>
            <w:r>
              <w:t xml:space="preserve"> = uncertainty in Q modeled by the Stage-Q relationship (RMSE, as ±% of the mean observed Q), </w:t>
            </w:r>
            <w:proofErr w:type="spellStart"/>
            <w:r w:rsidRPr="002E3583">
              <w:t>E</w:t>
            </w:r>
            <w:r w:rsidRPr="002E3583">
              <w:rPr>
                <w:vertAlign w:val="subscript"/>
              </w:rPr>
              <w:t>SSC</w:t>
            </w:r>
            <w:r>
              <w:rPr>
                <w:vertAlign w:val="subscript"/>
              </w:rPr>
              <w:t>mod</w:t>
            </w:r>
            <w:proofErr w:type="spellEnd"/>
            <w:r w:rsidRPr="002E3583">
              <w:t xml:space="preserve"> </w:t>
            </w:r>
            <w:r>
              <w:t>= uncertainty in SSC modeled by the T-SSC relationship (RMSE, as ± % of the mean observed SSC)</w:t>
            </w:r>
            <w:r>
              <w:fldChar w:fldCharType="begin" w:fldLock="1"/>
            </w:r>
            <w:r w:rsidR="00CE2BD5">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w:t>
            </w:r>
          </w:p>
        </w:tc>
      </w:tr>
    </w:tbl>
    <w:p w14:paraId="6F8051B4" w14:textId="2836595E" w:rsidR="00252FE3" w:rsidRDefault="00C750FC" w:rsidP="00252FE3">
      <w:pPr>
        <w:ind w:firstLine="576"/>
      </w:pPr>
      <w:r>
        <w:t xml:space="preserve">PE </w:t>
      </w:r>
      <w:r w:rsidR="007254D1">
        <w:t>was</w:t>
      </w:r>
      <w:r>
        <w:t xml:space="preserve"> calculated for each storm event </w:t>
      </w:r>
      <w:r w:rsidR="007254D1">
        <w:t>to</w:t>
      </w:r>
      <w:r>
        <w:t xml:space="preserve"> add</w:t>
      </w:r>
      <w:r w:rsidR="007254D1">
        <w:t xml:space="preserve"> a statistical measure</w:t>
      </w:r>
      <w:r>
        <w:t xml:space="preserve"> of uncertainty to SSY</w:t>
      </w:r>
      <w:r w:rsidRPr="00C05411">
        <w:rPr>
          <w:vertAlign w:val="subscript"/>
        </w:rPr>
        <w:t>EV</w:t>
      </w:r>
      <w:r>
        <w:rPr>
          <w:vertAlign w:val="subscript"/>
        </w:rPr>
        <w:t xml:space="preserve"> </w:t>
      </w:r>
      <w:r>
        <w:t>(±tons). The effect of uncertain SSY</w:t>
      </w:r>
      <w:r w:rsidRPr="00C05411">
        <w:rPr>
          <w:vertAlign w:val="subscript"/>
        </w:rPr>
        <w:t>EV</w:t>
      </w:r>
      <w:r>
        <w:t xml:space="preserve"> estimates may complicate conclusions about SSY</w:t>
      </w:r>
      <w:r w:rsidRPr="006D0E9F">
        <w:rPr>
          <w:vertAlign w:val="subscript"/>
        </w:rPr>
        <w:t>EV</w:t>
      </w:r>
      <w:r>
        <w:t xml:space="preserve">-Qmax relationships, contributions from subwatersheds, and anthropogenic impacts. This is common in sediment yield studies where successful models estimate SSY with ±50-100% accuracy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183DB2">
        <w:rPr>
          <w:noProof/>
        </w:rPr>
        <w:t>(Duvert et al., 2012)</w:t>
      </w:r>
      <w:r>
        <w:fldChar w:fldCharType="end"/>
      </w:r>
      <w:r>
        <w:t xml:space="preserve">, but </w:t>
      </w:r>
      <w:r w:rsidR="007254D1">
        <w:t>preliminary data suggested</w:t>
      </w:r>
      <w:r>
        <w:t xml:space="preserve"> the difference in SSY</w:t>
      </w:r>
      <w:r w:rsidRPr="00C05411">
        <w:rPr>
          <w:vertAlign w:val="subscript"/>
        </w:rPr>
        <w:t>EV</w:t>
      </w:r>
      <w:r>
        <w:t xml:space="preserve"> from the upper and lower subwatersheds </w:t>
      </w:r>
      <w:r w:rsidR="007254D1">
        <w:t>was</w:t>
      </w:r>
      <w:r>
        <w:t xml:space="preserve"> significantly larger than the uncertainty in the SSY estimates. </w:t>
      </w:r>
    </w:p>
    <w:p w14:paraId="23376A70" w14:textId="77777777" w:rsidR="00D33038" w:rsidRDefault="00D33038" w:rsidP="00C85A05">
      <w:pPr>
        <w:pStyle w:val="Heading2"/>
      </w:pPr>
      <w:r>
        <w:t>RESULTS</w:t>
      </w:r>
    </w:p>
    <w:p w14:paraId="1C9CED4B" w14:textId="77777777" w:rsidR="00BD5D91" w:rsidRDefault="00BD5D91" w:rsidP="00C85A05">
      <w:pPr>
        <w:pStyle w:val="Heading3"/>
      </w:pPr>
      <w:r>
        <w:t>Field Data Collection</w:t>
      </w:r>
    </w:p>
    <w:p w14:paraId="263F4928" w14:textId="77777777" w:rsidR="00BD5D91" w:rsidRDefault="00BD5D91" w:rsidP="00C85A05">
      <w:pPr>
        <w:pStyle w:val="Heading4"/>
      </w:pPr>
      <w:r>
        <w:t>Precipitation</w:t>
      </w:r>
    </w:p>
    <w:p w14:paraId="00A0518B" w14:textId="08558E8E" w:rsidR="00BD5D91" w:rsidRDefault="00905A9A" w:rsidP="00BD5D91">
      <w:pPr>
        <w:ind w:firstLine="720"/>
        <w:jc w:val="both"/>
      </w:pPr>
      <w:r>
        <w:t xml:space="preserve">Annual precipitation measured at RG1 was 3,350mm and 3,443mm in 2012 and 2013 respectively. </w:t>
      </w:r>
      <w:commentRangeStart w:id="20"/>
      <w:commentRangeStart w:id="21"/>
      <w:r>
        <w:t xml:space="preserve">These annual rainfall amounts are approximately 73% of long-term </w:t>
      </w:r>
      <w:r w:rsidRPr="00EC68DA">
        <w:t>Parameter-elevation Relationships on Independent Slopes Model</w:t>
      </w:r>
      <w:r>
        <w:t xml:space="preserve"> (PRISM) rainfall data (=4500-4800mm)</w:t>
      </w:r>
      <w:commentRangeEnd w:id="20"/>
      <w:r>
        <w:rPr>
          <w:rStyle w:val="CommentReference"/>
        </w:rPr>
        <w:commentReference w:id="20"/>
      </w:r>
      <w:commentRangeEnd w:id="21"/>
      <w:r>
        <w:rPr>
          <w:rStyle w:val="CommentReference"/>
        </w:rPr>
        <w:commentReference w:id="21"/>
      </w:r>
      <w:r>
        <w:t>(</w:t>
      </w:r>
      <w:r>
        <w:fldChar w:fldCharType="begin"/>
      </w:r>
      <w:r>
        <w:instrText xml:space="preserve"> REF _Ref383161755 \h  \* MERGEFORMAT </w:instrText>
      </w:r>
      <w:r>
        <w:fldChar w:fldCharType="end"/>
      </w:r>
      <w:r>
        <w:t xml:space="preserve">; </w:t>
      </w:r>
      <w:r>
        <w:fldChar w:fldCharType="begin" w:fldLock="1"/>
      </w:r>
      <w:r w:rsidR="00CE2BD5">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"manualFormatting" : "Craig, 2009)", "previouslyFormattedCitation" : "(Craig, 2009)" }, "properties" : { "noteIndex" : 0 }, "schema" : "https://github.com/citation-style-language/schema/raw/master/csl-citation.json" }</w:instrText>
      </w:r>
      <w:r>
        <w:fldChar w:fldCharType="separate"/>
      </w:r>
      <w:r w:rsidRPr="00091DE2">
        <w:rPr>
          <w:noProof/>
        </w:rPr>
        <w:t>Craig, 2009)</w:t>
      </w:r>
      <w:r>
        <w:fldChar w:fldCharType="end"/>
      </w:r>
      <w:r>
        <w:t xml:space="preserve">.  </w:t>
      </w:r>
      <w:r w:rsidR="00672738">
        <w:t>Comparison of</w:t>
      </w:r>
      <w:r w:rsidR="00BD5D91">
        <w:t xml:space="preserve"> rain gauge</w:t>
      </w:r>
      <w:r w:rsidR="00672738">
        <w:t xml:space="preserve"> data </w:t>
      </w:r>
      <w:r w:rsidR="00BD5D91">
        <w:t xml:space="preserve">didn’t show any orographic relationship between RG1 and </w:t>
      </w:r>
      <w:proofErr w:type="spellStart"/>
      <w:r w:rsidR="00BD5D91">
        <w:t>Wx</w:t>
      </w:r>
      <w:proofErr w:type="spellEnd"/>
      <w:r w:rsidR="00BD5D91">
        <w:t>, or RG1 and RG2, so precipitation was assumed to be homogenous over the watershed for all analyses</w:t>
      </w:r>
      <w:r w:rsidR="00672738">
        <w:t>.</w:t>
      </w:r>
      <w:r w:rsidR="00BD5D91">
        <w:t xml:space="preserve"> Rain gauges could only be placed as high as ~300m</w:t>
      </w:r>
      <w:r w:rsidR="001F3934">
        <w:t xml:space="preserve"> (RG2)</w:t>
      </w:r>
      <w:r w:rsidR="00BD5D91">
        <w:t xml:space="preserve">, though the highest point in the watershed is ~600m. </w:t>
      </w:r>
      <w:r>
        <w:t xml:space="preserve">Long-term rain gage records show a strong precipitation gradient with increasing elevation, with average precipitation of 3-4,000mm on the lowlands, increasing to more than 6,350mm at the highest elevations around the harbor (Mt. Alava and Matafao Peak) </w:t>
      </w:r>
      <w:r>
        <w:fldChar w:fldCharType="begin" w:fldLock="1"/>
      </w:r>
      <w:r w:rsidR="00CE2BD5">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"ITEM-2", "itemData" : { "ISBN" : "95-4185", "author" : [ { "dropping-particle" : "", "family" : "Wong", "given" : "M", "non-dropping-particle" : "", "parse-names" : false, "suffix" : "" } ], "editor" : [ { "dropping-particle" : "", "family" : "Survey", "given" : "U S Geological", "non-dropping-particle" : "", "parse-names" : false, "suffix" : "" } ], "id" : "ITEM-2", "issued" : { "date-parts" : [ [ "1996" ] ] }, "publisher" : "USGS", "publisher-place" : "Honolulu, HI", "title" : "Analysis of Streamflow Characteristics for Streams on the Island of Tutuila, American Samoa", "type" : "article" }, "uris" : [ "http://www.mendeley.com/documents/?uuid=fc91ec82-afdd-4759-8a08-1cfb798692d6" ] }, { "id" : "ITEM-3", "itemData" : { "author" : [ { "dropping-particle" : "", "family" : "Craig", "given" : "Peter", "non-dropping-particle" : "", "parse-names" : false, "suffix" : "" } ], "editor" : [ { "dropping-particle" : "", "family" : "Samoa", "given" : "National Park of American", "non-dropping-particle" : "", "parse-names" : false, "suffix" : "" } ], "id" : "ITEM-3",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Wong, 1996)" }, "properties" : { "noteIndex" : 0 }, "schema" : "https://github.com/citation-style-language/schema/raw/master/csl-citation.json" }</w:instrText>
      </w:r>
      <w:r>
        <w:fldChar w:fldCharType="separate"/>
      </w:r>
      <w:r w:rsidR="00CE2BD5" w:rsidRPr="00CE2BD5">
        <w:rPr>
          <w:noProof/>
        </w:rPr>
        <w:t>(Craig, 2009; Dames &amp; Moore, 1981; Wong, 1996)</w:t>
      </w:r>
      <w:r>
        <w:fldChar w:fldCharType="end"/>
      </w:r>
      <w:r>
        <w:t xml:space="preserve">. Rainfall records from 1903-1973 show average precipitation is </w:t>
      </w:r>
      <w:r w:rsidR="00672738">
        <w:t xml:space="preserve">6,350mm </w:t>
      </w:r>
      <w:r>
        <w:t xml:space="preserve"> at Matafao peak, </w:t>
      </w:r>
      <w:r w:rsidR="00672738">
        <w:t>5,300mm</w:t>
      </w:r>
      <w:r>
        <w:t xml:space="preserve"> at Matafao Dam and about </w:t>
      </w:r>
      <w:r w:rsidR="00672738">
        <w:t>3,800mm</w:t>
      </w:r>
      <w:r>
        <w:t xml:space="preserve"> on the coastal plain </w:t>
      </w:r>
      <w:r>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fldChar w:fldCharType="separate"/>
      </w:r>
      <w:r w:rsidR="00CE2BD5" w:rsidRPr="00CE2BD5">
        <w:rPr>
          <w:noProof/>
        </w:rPr>
        <w:t>(Tonkin &amp; Taylor International Ltd., 1989)</w:t>
      </w:r>
      <w:r>
        <w:fldChar w:fldCharType="end"/>
      </w:r>
      <w:r>
        <w:t xml:space="preserve">. </w:t>
      </w:r>
      <w:r w:rsidR="00BD5D91">
        <w:t xml:space="preserve">Rainfall data measured at higher elevations would be useful to determine a more robust orographic rainfall relationship. </w:t>
      </w:r>
    </w:p>
    <w:p w14:paraId="1ACD800B" w14:textId="34EA16EA" w:rsidR="001F3934" w:rsidRDefault="00350E8D" w:rsidP="00C85A05">
      <w:pPr>
        <w:pStyle w:val="Heading4"/>
      </w:pPr>
      <w:r>
        <w:t>Discharge</w:t>
      </w:r>
    </w:p>
    <w:p w14:paraId="137DE8A0" w14:textId="466DDA97" w:rsidR="00350E8D" w:rsidRDefault="00350E8D" w:rsidP="00350E8D">
      <w:pPr>
        <w:spacing w:after="120" w:line="240" w:lineRule="auto"/>
        <w:ind w:firstLine="720"/>
        <w:jc w:val="both"/>
      </w:pPr>
      <w:r>
        <w:rPr>
          <w:rStyle w:val="CommentReference"/>
        </w:rPr>
        <w:commentReference w:id="22"/>
      </w:r>
      <w:r>
        <w:rPr>
          <w:rStyle w:val="CommentReference"/>
        </w:rPr>
        <w:commentReference w:id="23"/>
      </w:r>
      <w:r w:rsidR="00826278">
        <w:t>The non</w:t>
      </w:r>
      <w:r>
        <w:t xml:space="preserve">-linear rating curve </w:t>
      </w:r>
      <w:r w:rsidR="00CE2BD5">
        <w:t>(3</w:t>
      </w:r>
      <w:r w:rsidR="00CE2BD5" w:rsidRPr="00CE2BD5">
        <w:rPr>
          <w:vertAlign w:val="superscript"/>
        </w:rPr>
        <w:t>rd</w:t>
      </w:r>
      <w:r w:rsidR="00CE2BD5">
        <w:t xml:space="preserve"> order polynomial) </w:t>
      </w:r>
      <w:r w:rsidR="00826278">
        <w:t xml:space="preserve">fit to </w:t>
      </w:r>
      <w:r w:rsidR="00CE2BD5">
        <w:t>discharge predicted by Manning’s (n=0.50)</w:t>
      </w:r>
      <w:r w:rsidR="00826278">
        <w:t xml:space="preserve"> </w:t>
      </w:r>
      <w:r>
        <w:t xml:space="preserve">was selected at the VILLAGE site. A-V measurements could not be made at high discharges at FOREST due to safety concerns so a rating curve was developed using </w:t>
      </w:r>
      <w:r w:rsidR="00CE2BD5">
        <w:t xml:space="preserve">HEC-RAS </w:t>
      </w:r>
      <w:r w:rsidR="00CE2BD5">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00CE2BD5">
        <w:fldChar w:fldCharType="separate"/>
      </w:r>
      <w:r w:rsidR="00CE2BD5" w:rsidRPr="00CE2BD5">
        <w:rPr>
          <w:noProof/>
        </w:rPr>
        <w:t>(Brunner, 2010)</w:t>
      </w:r>
      <w:r w:rsidR="00CE2BD5">
        <w:fldChar w:fldCharType="end"/>
      </w:r>
      <w:r>
        <w:t xml:space="preserve">. Discharge was </w:t>
      </w:r>
      <w:r>
        <w:lastRenderedPageBreak/>
        <w:t xml:space="preserve">characterized by periods of low but perennial baseflow (FOREST: 7-53 L/sec), punctuated by short, flashy hydrograph peaks (FOREST: max </w:t>
      </w:r>
      <w:r w:rsidR="009E0CA5" w:rsidRPr="009E0CA5">
        <w:t>6</w:t>
      </w:r>
      <w:r w:rsidR="009E0CA5">
        <w:t>,</w:t>
      </w:r>
      <w:r w:rsidR="009E0CA5" w:rsidRPr="009E0CA5">
        <w:t>873</w:t>
      </w:r>
      <w:r w:rsidR="009E0CA5">
        <w:t xml:space="preserve"> </w:t>
      </w:r>
      <w:r>
        <w:t>L/</w:t>
      </w:r>
      <w:commentRangeStart w:id="24"/>
      <w:commentRangeStart w:id="25"/>
      <w:r>
        <w:t>sec</w:t>
      </w:r>
      <w:commentRangeEnd w:id="24"/>
      <w:r>
        <w:rPr>
          <w:rStyle w:val="CommentReference"/>
        </w:rPr>
        <w:commentReference w:id="24"/>
      </w:r>
      <w:commentRangeEnd w:id="25"/>
      <w:r w:rsidR="00CE2BD5">
        <w:t xml:space="preserve">, VILLAGE: max </w:t>
      </w:r>
      <w:r>
        <w:rPr>
          <w:rStyle w:val="CommentReference"/>
        </w:rPr>
        <w:commentReference w:id="25"/>
      </w:r>
      <w:r w:rsidR="00CE2BD5" w:rsidRPr="00CE2BD5">
        <w:t xml:space="preserve"> 101</w:t>
      </w:r>
      <w:r w:rsidR="00CE2BD5">
        <w:t>,</w:t>
      </w:r>
      <w:r w:rsidR="00CE2BD5" w:rsidRPr="00CE2BD5">
        <w:t>110</w:t>
      </w:r>
      <w:r w:rsidR="00CE2BD5">
        <w:t xml:space="preserve"> L/sec</w:t>
      </w:r>
      <w:r>
        <w:t xml:space="preserve">). </w:t>
      </w:r>
    </w:p>
    <w:p w14:paraId="27BE2E4E" w14:textId="71E91F76" w:rsidR="007213F2" w:rsidRDefault="00F36E98" w:rsidP="007213F2">
      <w:pPr>
        <w:spacing w:after="120" w:line="240" w:lineRule="auto"/>
        <w:jc w:val="both"/>
      </w:pPr>
      <w:r>
        <w:object w:dxaOrig="8641" w:dyaOrig="4305" w14:anchorId="1768F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15.25pt" o:ole="">
            <v:imagedata r:id="rId11" o:title=""/>
          </v:shape>
          <o:OLEObject Type="Embed" ProgID="AcroExch.Document.7" ShapeID="_x0000_i1025" DrawAspect="Content" ObjectID="_1486832855" r:id="rId12"/>
        </w:object>
      </w:r>
      <w:r w:rsidR="004510EB">
        <w:rPr>
          <w:rStyle w:val="CommentReference"/>
        </w:rPr>
        <w:commentReference w:id="26"/>
      </w:r>
    </w:p>
    <w:p w14:paraId="3043AC7A" w14:textId="77777777" w:rsidR="00F36E98" w:rsidRDefault="00F36E98" w:rsidP="007213F2">
      <w:pPr>
        <w:spacing w:after="120" w:line="240" w:lineRule="auto"/>
        <w:jc w:val="both"/>
      </w:pPr>
      <w:r>
        <w:object w:dxaOrig="8641" w:dyaOrig="4305" w14:anchorId="31BDC7BB">
          <v:shape id="_x0000_i1026" type="#_x0000_t75" style="width:6in;height:215.25pt" o:ole="">
            <v:imagedata r:id="rId13" o:title=""/>
          </v:shape>
          <o:OLEObject Type="Embed" ProgID="AcroExch.Document.7" ShapeID="_x0000_i1026" DrawAspect="Content" ObjectID="_1486832856" r:id="rId14"/>
        </w:object>
      </w:r>
    </w:p>
    <w:p w14:paraId="29B06FD7" w14:textId="77777777" w:rsidR="00A3292F" w:rsidRDefault="00A3292F" w:rsidP="007213F2">
      <w:pPr>
        <w:spacing w:after="120" w:line="240" w:lineRule="auto"/>
        <w:jc w:val="both"/>
      </w:pPr>
      <w:r>
        <w:object w:dxaOrig="8641" w:dyaOrig="6465" w14:anchorId="70BF4BEA">
          <v:shape id="_x0000_i1027" type="#_x0000_t75" style="width:6in;height:323.25pt" o:ole="">
            <v:imagedata r:id="rId15" o:title=""/>
          </v:shape>
          <o:OLEObject Type="Embed" ProgID="AcroExch.Document.7" ShapeID="_x0000_i1027" DrawAspect="Content" ObjectID="_1486832857" r:id="rId16"/>
        </w:object>
      </w:r>
    </w:p>
    <w:p w14:paraId="0EA5F7D6" w14:textId="643D754E" w:rsidR="00DA6E87" w:rsidRDefault="00350E8D" w:rsidP="00C85A05">
      <w:pPr>
        <w:pStyle w:val="Heading4"/>
      </w:pPr>
      <w:r>
        <w:t>Suspended Sediment Concentration</w:t>
      </w:r>
    </w:p>
    <w:p w14:paraId="54EAEE18" w14:textId="0C5CC9A6" w:rsidR="00350E8D" w:rsidRDefault="00350E8D" w:rsidP="00350E8D">
      <w:pPr>
        <w:ind w:firstLine="576"/>
        <w:jc w:val="both"/>
        <w:rPr>
          <w:noProof/>
        </w:rPr>
      </w:pPr>
      <w:commentRangeStart w:id="27"/>
      <w:r>
        <w:rPr>
          <w:noProof/>
        </w:rPr>
        <w:t>M</w:t>
      </w:r>
      <w:r w:rsidR="00826278">
        <w:rPr>
          <w:noProof/>
        </w:rPr>
        <w:t xml:space="preserve">ean SSC values </w:t>
      </w:r>
      <w:r>
        <w:rPr>
          <w:noProof/>
        </w:rPr>
        <w:t>(baseflow and stormflow ) were lowest at the FOREST site (32mg/L),</w:t>
      </w:r>
      <w:r w:rsidR="00E47169">
        <w:rPr>
          <w:noProof/>
        </w:rPr>
        <w:t xml:space="preserve"> and</w:t>
      </w:r>
      <w:r>
        <w:rPr>
          <w:noProof/>
        </w:rPr>
        <w:t xml:space="preserve"> </w:t>
      </w:r>
      <w:r w:rsidR="00E47169">
        <w:rPr>
          <w:noProof/>
        </w:rPr>
        <w:t>highest at the QUARRY (213mg/L)</w:t>
      </w:r>
      <w:r>
        <w:rPr>
          <w:noProof/>
        </w:rPr>
        <w:t xml:space="preserve"> and the donwstre</w:t>
      </w:r>
      <w:r w:rsidR="00555C0F">
        <w:rPr>
          <w:noProof/>
        </w:rPr>
        <w:t>am VILLAGE</w:t>
      </w:r>
      <w:r w:rsidR="00826278">
        <w:rPr>
          <w:noProof/>
        </w:rPr>
        <w:t xml:space="preserve"> site (145</w:t>
      </w:r>
      <w:r>
        <w:rPr>
          <w:noProof/>
        </w:rPr>
        <w:t>mg/L</w:t>
      </w:r>
      <w:r w:rsidR="00555C0F">
        <w:rPr>
          <w:noProof/>
        </w:rPr>
        <w:t>)</w:t>
      </w:r>
      <w:r>
        <w:rPr>
          <w:noProof/>
        </w:rPr>
        <w:t xml:space="preserve"> . </w:t>
      </w:r>
      <w:commentRangeEnd w:id="27"/>
      <w:r>
        <w:rPr>
          <w:rStyle w:val="CommentReference"/>
        </w:rPr>
        <w:commentReference w:id="27"/>
      </w:r>
      <w:r>
        <w:rPr>
          <w:noProof/>
        </w:rPr>
        <w:t>Maximum SSC values were 500mg/L, 12,600 mg/L, and 3,500 mg/L at the upstream (FOREST), quarry (QUARRY), and downstream (VILLAGE) sites, respec</w:t>
      </w:r>
      <w:r w:rsidR="00E47169">
        <w:rPr>
          <w:noProof/>
        </w:rPr>
        <w:t>tively.  The maximum SSC values at QUARRY</w:t>
      </w:r>
      <w:r>
        <w:rPr>
          <w:noProof/>
        </w:rPr>
        <w:t xml:space="preserve"> (12,600 mg/L ) and </w:t>
      </w:r>
      <w:r w:rsidR="00E47169">
        <w:rPr>
          <w:noProof/>
        </w:rPr>
        <w:t xml:space="preserve">VILLAGE </w:t>
      </w:r>
      <w:r>
        <w:rPr>
          <w:noProof/>
        </w:rPr>
        <w:t>(3,500 mg/L) sites were sampled during the same event March 5, 2012, during fai</w:t>
      </w:r>
      <w:r w:rsidR="00E47169">
        <w:rPr>
          <w:noProof/>
        </w:rPr>
        <w:t>rly low discharge (Q_VILLAGE=325</w:t>
      </w:r>
      <w:r>
        <w:rPr>
          <w:noProof/>
        </w:rPr>
        <w:t xml:space="preserve"> L/sec). The maximum SSC value for the upstream site (500 mg/L) was sampled on April 23,2013 at high discharge (Q_FOREST=</w:t>
      </w:r>
      <w:r w:rsidR="00E47169" w:rsidRPr="00E47169">
        <w:t xml:space="preserve"> </w:t>
      </w:r>
      <w:r w:rsidR="00E47169">
        <w:rPr>
          <w:noProof/>
        </w:rPr>
        <w:t xml:space="preserve">3,600 </w:t>
      </w:r>
      <w:r>
        <w:rPr>
          <w:noProof/>
        </w:rPr>
        <w:t>L/sec) (</w:t>
      </w:r>
      <w:r>
        <w:rPr>
          <w:noProof/>
        </w:rPr>
        <w:fldChar w:fldCharType="begin"/>
      </w:r>
      <w:r>
        <w:rPr>
          <w:noProof/>
        </w:rPr>
        <w:instrText xml:space="preserve"> REF _Ref388032257 \h  \* MERGEFORMAT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_Ref386627751 \h  \* MERGEFORMAT </w:instrText>
      </w:r>
      <w:r>
        <w:rPr>
          <w:noProof/>
        </w:rPr>
      </w:r>
      <w:r>
        <w:rPr>
          <w:noProof/>
        </w:rPr>
        <w:fldChar w:fldCharType="end"/>
      </w:r>
      <w:r>
        <w:rPr>
          <w:noProof/>
        </w:rPr>
        <w:t xml:space="preserve">). Anecdotal and field observations reported higher than normal SSC upstream of the quarry during the 2013 field season (G. Poysky, pers. comm.). </w:t>
      </w:r>
    </w:p>
    <w:p w14:paraId="42CA9816" w14:textId="77777777" w:rsidR="00E47169" w:rsidRDefault="00E47169" w:rsidP="00E47169">
      <w:pPr>
        <w:ind w:firstLine="576"/>
        <w:jc w:val="both"/>
      </w:pPr>
      <w:r>
        <w:rPr>
          <w:noProof/>
        </w:rPr>
        <w:t>At FOREST, 33 samples (60%) were taken during stormflow conditions (Q_DAM&gt;54 L/sec), with mean SSC of 44 mg/L. At QUARRY, 127 samples (</w:t>
      </w:r>
      <w:commentRangeStart w:id="28"/>
      <w:r>
        <w:rPr>
          <w:noProof/>
        </w:rPr>
        <w:t>48%</w:t>
      </w:r>
      <w:commentRangeEnd w:id="28"/>
      <w:r>
        <w:rPr>
          <w:rStyle w:val="CommentReference"/>
        </w:rPr>
        <w:commentReference w:id="28"/>
      </w:r>
      <w:r>
        <w:rPr>
          <w:noProof/>
        </w:rPr>
        <w:t xml:space="preserve"> of all samples) were taken during </w:t>
      </w:r>
      <w:commentRangeStart w:id="29"/>
      <w:r>
        <w:rPr>
          <w:noProof/>
        </w:rPr>
        <w:t xml:space="preserve">stormflow conditions </w:t>
      </w:r>
      <w:commentRangeEnd w:id="29"/>
      <w:r>
        <w:rPr>
          <w:rStyle w:val="CommentReference"/>
        </w:rPr>
        <w:commentReference w:id="29"/>
      </w:r>
      <w:r>
        <w:rPr>
          <w:noProof/>
        </w:rPr>
        <w:t>(Q_DAM&gt;54 L/sec); and mean SSC for QUARRY stormflow samples was 173 mg/L. At VILLAGE, 87 samples (56%) were taken during stormflow conditions (Q_VILLAGE&gt;150 L/sec); and mean SSC for VILLAGE stormflow samples was 130 mg/L (</w:t>
      </w:r>
      <w:r>
        <w:rPr>
          <w:noProof/>
        </w:rPr>
        <w:fldChar w:fldCharType="begin"/>
      </w:r>
      <w:r>
        <w:rPr>
          <w:noProof/>
        </w:rPr>
        <w:instrText xml:space="preserve"> REF _Ref388032257 \h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_Ref386690811 \h </w:instrText>
      </w:r>
      <w:r>
        <w:rPr>
          <w:noProof/>
        </w:rPr>
      </w:r>
      <w:r>
        <w:rPr>
          <w:noProof/>
        </w:rPr>
        <w:fldChar w:fldCharType="end"/>
      </w:r>
      <w:r>
        <w:rPr>
          <w:noProof/>
        </w:rPr>
        <w:t>). This pattern of SSC values suggests there is a large input of sediment downstream of FOREST at the quarry, and then SSC is diluted by addition of stormflow with lower SSC between QUARRY and VILLAGE.</w:t>
      </w:r>
      <w:r w:rsidRPr="00E47169">
        <w:t xml:space="preserve"> </w:t>
      </w:r>
    </w:p>
    <w:p w14:paraId="7A724B26" w14:textId="71394A0C" w:rsidR="00E47169" w:rsidRDefault="00E47169" w:rsidP="00E47169">
      <w:pPr>
        <w:ind w:firstLine="576"/>
        <w:jc w:val="both"/>
      </w:pPr>
      <w:commentRangeStart w:id="30"/>
      <w:r>
        <w:t xml:space="preserve">Given the close proximity of the quarry to the stream, SSC downstream of the quarry can be highly influenced by mining activity. Prior to 2013, a common practice for removing fine sediment from crushed aggregate was to rinse it with water pumped from the stream. The fine sediment was discharged directly into the stream, causing high SSC during low discharges. While sheetwash erosion of the quarry during </w:t>
      </w:r>
      <w:r>
        <w:lastRenderedPageBreak/>
        <w:t>storms causes higher total sediment loading, the instantaneous SSC are lower due to dilution by stormflow. The practice of manually rinsing fine sediment from aggregate was discontinued in 2013, corresponding with a lack of high SSC grab samples during low discharges (</w:t>
      </w:r>
      <w:r>
        <w:fldChar w:fldCharType="begin"/>
      </w:r>
      <w:r>
        <w:instrText xml:space="preserve"> REF _Ref388032205 \h </w:instrText>
      </w:r>
      <w:r>
        <w:fldChar w:fldCharType="separate"/>
      </w:r>
      <w:r>
        <w:t xml:space="preserve">Figure </w:t>
      </w:r>
      <w:r>
        <w:rPr>
          <w:noProof/>
        </w:rPr>
        <w:t>7</w:t>
      </w:r>
      <w:r>
        <w:fldChar w:fldCharType="end"/>
      </w:r>
      <w:r>
        <w:fldChar w:fldCharType="begin"/>
      </w:r>
      <w:r>
        <w:instrText xml:space="preserve"> REF _Ref386627751 \h  \* MERGEFORMAT </w:instrText>
      </w:r>
      <w:r>
        <w:fldChar w:fldCharType="end"/>
      </w:r>
      <w:r>
        <w:t>).</w:t>
      </w:r>
      <w:commentRangeEnd w:id="30"/>
      <w:r>
        <w:rPr>
          <w:rStyle w:val="CommentReference"/>
        </w:rPr>
        <w:commentReference w:id="30"/>
      </w:r>
    </w:p>
    <w:p w14:paraId="28923D33" w14:textId="77777777" w:rsidR="009C5404" w:rsidRDefault="009C5404" w:rsidP="009C5404">
      <w:pPr>
        <w:keepNext/>
        <w:ind w:firstLine="576"/>
        <w:jc w:val="both"/>
      </w:pPr>
      <w:r>
        <w:object w:dxaOrig="6481" w:dyaOrig="4305" w14:anchorId="47B512CF">
          <v:shape id="_x0000_i1028" type="#_x0000_t75" style="width:324pt;height:215.25pt" o:ole="">
            <v:imagedata r:id="rId17" o:title=""/>
          </v:shape>
          <o:OLEObject Type="Embed" ProgID="AcroExch.Document.7" ShapeID="_x0000_i1028" DrawAspect="Content" ObjectID="_1486832858" r:id="rId18"/>
        </w:object>
      </w:r>
    </w:p>
    <w:p w14:paraId="0C58DA22" w14:textId="12E181DC" w:rsidR="009C5404" w:rsidRDefault="009C5404" w:rsidP="009C5404">
      <w:pPr>
        <w:pStyle w:val="Caption"/>
        <w:jc w:val="both"/>
      </w:pPr>
      <w:r>
        <w:t xml:space="preserve">Figure </w:t>
      </w:r>
      <w:fldSimple w:instr=" SEQ Figure \* ARABIC ">
        <w:r>
          <w:rPr>
            <w:noProof/>
          </w:rPr>
          <w:t>3</w:t>
        </w:r>
      </w:fldSimple>
      <w:r>
        <w:t>. SSC boxplots, STORMFLOW  ONLY, NO AUTOSAMPLER</w:t>
      </w:r>
    </w:p>
    <w:p w14:paraId="4C55BBA1" w14:textId="77777777" w:rsidR="009C5404" w:rsidRDefault="009C5404" w:rsidP="009C5404">
      <w:pPr>
        <w:keepNext/>
        <w:ind w:firstLine="576"/>
        <w:jc w:val="both"/>
      </w:pPr>
      <w:r>
        <w:object w:dxaOrig="8641" w:dyaOrig="4305" w14:anchorId="716D6216">
          <v:shape id="_x0000_i1029" type="#_x0000_t75" style="width:6in;height:215.25pt" o:ole="">
            <v:imagedata r:id="rId19" o:title=""/>
          </v:shape>
          <o:OLEObject Type="Embed" ProgID="AcroExch.Document.7" ShapeID="_x0000_i1029" DrawAspect="Content" ObjectID="_1486832859" r:id="rId20"/>
        </w:object>
      </w:r>
    </w:p>
    <w:p w14:paraId="38E9E30D" w14:textId="5F99305E" w:rsidR="009C5404" w:rsidRDefault="009C5404" w:rsidP="009C5404">
      <w:pPr>
        <w:pStyle w:val="Caption"/>
        <w:jc w:val="both"/>
      </w:pPr>
      <w:r>
        <w:t xml:space="preserve">Figure </w:t>
      </w:r>
      <w:fldSimple w:instr=" SEQ Figure \* ARABIC ">
        <w:r>
          <w:rPr>
            <w:noProof/>
          </w:rPr>
          <w:t>4</w:t>
        </w:r>
      </w:fldSimple>
      <w:r>
        <w:t>. Discharge-Concentration INCLUDES BASEFLOW AND AUTOSAMPLER</w:t>
      </w:r>
    </w:p>
    <w:p w14:paraId="66FB56EC" w14:textId="687C207E" w:rsidR="00350E8D" w:rsidRDefault="007D2100" w:rsidP="00350E8D">
      <w:pPr>
        <w:ind w:firstLine="576"/>
        <w:rPr>
          <w:noProof/>
        </w:rPr>
      </w:pPr>
      <w:r>
        <w:rPr>
          <w:rStyle w:val="CommentReference"/>
        </w:rPr>
        <w:commentReference w:id="31"/>
      </w:r>
      <w:r w:rsidR="00DD50FD">
        <w:rPr>
          <w:rStyle w:val="CommentReference"/>
        </w:rPr>
        <w:commentReference w:id="32"/>
      </w:r>
      <w:r w:rsidR="00350E8D">
        <w:rPr>
          <w:noProof/>
        </w:rPr>
        <w:t xml:space="preserve"> </w:t>
      </w:r>
      <w:r w:rsidR="00DD50FD">
        <w:rPr>
          <w:rStyle w:val="CommentReference"/>
        </w:rPr>
        <w:commentReference w:id="33"/>
      </w:r>
    </w:p>
    <w:p w14:paraId="08B72E87" w14:textId="7CF75E4E" w:rsidR="00FD5978" w:rsidRDefault="007D2100" w:rsidP="00350E8D">
      <w:pPr>
        <w:ind w:firstLine="576"/>
        <w:rPr>
          <w:noProof/>
        </w:rPr>
      </w:pPr>
      <w:r>
        <w:rPr>
          <w:rStyle w:val="CommentReference"/>
        </w:rPr>
        <w:commentReference w:id="34"/>
      </w:r>
    </w:p>
    <w:p w14:paraId="66714A41" w14:textId="77777777" w:rsidR="00350E8D" w:rsidRDefault="00350E8D" w:rsidP="00C85A05">
      <w:pPr>
        <w:pStyle w:val="Heading4"/>
      </w:pPr>
      <w:r>
        <w:t>Turbidity</w:t>
      </w:r>
    </w:p>
    <w:p w14:paraId="233A9D7F" w14:textId="711F70CB" w:rsidR="00350E8D" w:rsidRDefault="00350E8D" w:rsidP="0006362B">
      <w:pPr>
        <w:ind w:firstLine="720"/>
        <w:jc w:val="both"/>
      </w:pPr>
      <w:r>
        <w:t xml:space="preserve">The </w:t>
      </w:r>
      <w:r w:rsidR="0006362B">
        <w:t>T-</w:t>
      </w:r>
      <w:r>
        <w:t>SSC relationship var</w:t>
      </w:r>
      <w:r w:rsidR="00555C0F">
        <w:t>ied among sampling sites and sensors</w:t>
      </w:r>
      <w:r w:rsidR="004A45C9">
        <w:t xml:space="preserve">. However the T-SSC relationship developed for the YSI turbidimeter at VILLAGE fit all samples collected at FOREST and VILLAGE fairly well (RMSE = 33 mg/L), and was used to model continuous SSC at both sites. </w:t>
      </w:r>
    </w:p>
    <w:p w14:paraId="3C692628" w14:textId="2364816E" w:rsidR="00215B13" w:rsidRDefault="00215B13" w:rsidP="00215B13">
      <w:pPr>
        <w:jc w:val="both"/>
      </w:pPr>
      <w:commentRangeStart w:id="35"/>
      <w:r>
        <w:rPr>
          <w:noProof/>
        </w:rPr>
        <w:lastRenderedPageBreak/>
        <w:drawing>
          <wp:inline distT="0" distB="0" distL="0" distR="0" wp14:anchorId="61C62FF3" wp14:editId="2DD44B31">
            <wp:extent cx="5943600" cy="1939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_SSC rating curv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commentRangeEnd w:id="35"/>
      <w:r w:rsidR="007D2100">
        <w:rPr>
          <w:rStyle w:val="CommentReference"/>
        </w:rPr>
        <w:commentReference w:id="35"/>
      </w:r>
    </w:p>
    <w:p w14:paraId="35454D62" w14:textId="76E88690" w:rsidR="00350E8D" w:rsidRDefault="00350E8D" w:rsidP="00C85A05">
      <w:pPr>
        <w:pStyle w:val="Heading3"/>
      </w:pPr>
      <w:r>
        <w:t>Storm Events</w:t>
      </w:r>
    </w:p>
    <w:p w14:paraId="517F2BA9" w14:textId="77777777" w:rsidR="00350E8D" w:rsidRDefault="00350E8D" w:rsidP="00350E8D">
      <w:pPr>
        <w:spacing w:after="120" w:line="240" w:lineRule="auto"/>
        <w:ind w:firstLine="720"/>
        <w:jc w:val="both"/>
      </w:pPr>
      <w:r>
        <w:t>Overall, eighty-nine storm events were identified from discharge data from January, 2012, to March 2014 using the stage threshold method, and manual separation of complex storm events (</w:t>
      </w:r>
      <w:r>
        <w:fldChar w:fldCharType="begin"/>
      </w:r>
      <w:r>
        <w:instrText xml:space="preserve"> REF _Ref388028451 \h </w:instrText>
      </w:r>
      <w:r>
        <w:fldChar w:fldCharType="separate"/>
      </w:r>
      <w:r>
        <w:t xml:space="preserve">Figure </w:t>
      </w:r>
      <w:r>
        <w:rPr>
          <w:noProof/>
        </w:rPr>
        <w:t>9</w:t>
      </w:r>
      <w:r>
        <w:fldChar w:fldCharType="end"/>
      </w:r>
      <w:r>
        <w:fldChar w:fldCharType="begin"/>
      </w:r>
      <w:r>
        <w:instrText xml:space="preserve"> REF _Ref386116121 \h </w:instrText>
      </w:r>
      <w:r>
        <w:fldChar w:fldCharType="end"/>
      </w:r>
      <w:r>
        <w:t xml:space="preserve">). Valid discharge data was recorded during eighty-eight events at FOREST (upstream site), and seventy-two events at VILLAGE (downstream site). Valid turbidity data was recorded during fifty-five events at FOREST, and thirty events at VILLAGE. Twenty-five events had valid precipitation, discharge and turbidity data for both the FOREST and VILLAGE to calculate and compare the sediment loading from the UPPER and LOWER watersheds. </w:t>
      </w:r>
    </w:p>
    <w:p w14:paraId="19F8E2A1" w14:textId="77777777" w:rsidR="00DD50FD" w:rsidRDefault="00DD50FD" w:rsidP="00DD50FD">
      <w:pPr>
        <w:keepNext/>
        <w:spacing w:after="120" w:line="240" w:lineRule="auto"/>
        <w:jc w:val="both"/>
      </w:pPr>
      <w:r>
        <w:rPr>
          <w:noProof/>
        </w:rPr>
        <w:drawing>
          <wp:inline distT="0" distB="0" distL="0" distR="0" wp14:anchorId="2E2C05C3" wp14:editId="3EECF67F">
            <wp:extent cx="4220484" cy="34994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storm - 2-14-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2363" cy="3501043"/>
                    </a:xfrm>
                    <a:prstGeom prst="rect">
                      <a:avLst/>
                    </a:prstGeom>
                  </pic:spPr>
                </pic:pic>
              </a:graphicData>
            </a:graphic>
          </wp:inline>
        </w:drawing>
      </w:r>
    </w:p>
    <w:p w14:paraId="2B50CFCF" w14:textId="56DC5E76" w:rsidR="00DD50FD" w:rsidRPr="00090FFD" w:rsidRDefault="00DD50FD" w:rsidP="00DD50FD">
      <w:pPr>
        <w:pStyle w:val="Caption"/>
        <w:jc w:val="both"/>
      </w:pPr>
      <w:r>
        <w:t xml:space="preserve">Figure </w:t>
      </w:r>
      <w:fldSimple w:instr=" SEQ Figure \* ARABIC ">
        <w:r w:rsidR="009C5404">
          <w:rPr>
            <w:noProof/>
          </w:rPr>
          <w:t>5</w:t>
        </w:r>
      </w:fldSimple>
      <w:r>
        <w:t>. Example of a storm</w:t>
      </w:r>
    </w:p>
    <w:p w14:paraId="3F393EC0" w14:textId="77777777" w:rsidR="00350E8D" w:rsidRDefault="00350E8D" w:rsidP="00C85A05">
      <w:pPr>
        <w:pStyle w:val="Heading3"/>
      </w:pPr>
      <w:bookmarkStart w:id="36" w:name="_Ref388026711"/>
      <w:r>
        <w:t>Comparing SSY from disturbed and undisturbed subwatersheds</w:t>
      </w:r>
      <w:bookmarkEnd w:id="36"/>
    </w:p>
    <w:p w14:paraId="12290F30" w14:textId="77777777" w:rsidR="00350E8D" w:rsidRDefault="00350E8D" w:rsidP="00350E8D">
      <w:pPr>
        <w:ind w:firstLine="576"/>
        <w:jc w:val="both"/>
      </w:pPr>
      <w:r>
        <w:t xml:space="preserve">Two approaches were used to determine how much SSY from Faga’alu is contributed by the undisturbed and human-disturbed areas: a sediment budget and a comparison of event-based sediment rating curves (see section </w:t>
      </w:r>
      <w:r>
        <w:fldChar w:fldCharType="begin"/>
      </w:r>
      <w:r>
        <w:instrText xml:space="preserve"> REF _Ref388024560 \r \h  \* MERGEFORMAT </w:instrText>
      </w:r>
      <w:r>
        <w:fldChar w:fldCharType="separate"/>
      </w:r>
      <w:r>
        <w:t>3.5</w:t>
      </w:r>
      <w:r>
        <w:fldChar w:fldCharType="end"/>
      </w:r>
      <w:r>
        <w:t xml:space="preserve">). </w:t>
      </w:r>
    </w:p>
    <w:p w14:paraId="2B4EDE20" w14:textId="591AE3C9" w:rsidR="00350E8D" w:rsidRDefault="00350E8D" w:rsidP="00350E8D">
      <w:pPr>
        <w:ind w:firstLine="576"/>
        <w:jc w:val="both"/>
      </w:pPr>
      <w:r>
        <w:lastRenderedPageBreak/>
        <w:t>Percent contributions were calculated to determine how much total sediment loading to the Bay is contributed by the upper, undisturbed subwatershed (UPPER), and the lower, human-disturbed subwatershed (LOWER) for storm events with data measured at both locations (FOREST and VILLAGE)(</w:t>
      </w:r>
      <w:r>
        <w:fldChar w:fldCharType="begin"/>
      </w:r>
      <w:r>
        <w:instrText xml:space="preserve"> REF _Ref387996184 \h  \* MERGEFORMAT </w:instrText>
      </w:r>
      <w:r>
        <w:fldChar w:fldCharType="separate"/>
      </w:r>
      <w:r>
        <w:t xml:space="preserve">Figure </w:t>
      </w:r>
      <w:r>
        <w:rPr>
          <w:noProof/>
        </w:rPr>
        <w:t>3</w:t>
      </w:r>
      <w:r>
        <w:fldChar w:fldCharType="end"/>
      </w:r>
      <w:r>
        <w:t>). SSY from the LOWER watershed (</w:t>
      </w:r>
      <w:proofErr w:type="spellStart"/>
      <w:r>
        <w:t>SSY</w:t>
      </w:r>
      <w:r w:rsidRPr="00EE660F">
        <w:rPr>
          <w:vertAlign w:val="subscript"/>
        </w:rPr>
        <w:t>Lower</w:t>
      </w:r>
      <w:proofErr w:type="spellEnd"/>
      <w:r>
        <w:t>) was calculated by subtracting SSY measured at FOREST from SSY measured at VILLAGE (</w:t>
      </w:r>
      <w:proofErr w:type="spellStart"/>
      <w:r>
        <w:t>SSY</w:t>
      </w:r>
      <w:r w:rsidRPr="00EE660F">
        <w:rPr>
          <w:vertAlign w:val="subscript"/>
        </w:rPr>
        <w:t>Lower</w:t>
      </w:r>
      <w:proofErr w:type="spellEnd"/>
      <w:r>
        <w:t xml:space="preserve"> = SSY</w:t>
      </w:r>
      <w:r w:rsidRPr="00EE660F">
        <w:rPr>
          <w:vertAlign w:val="subscript"/>
        </w:rPr>
        <w:t>VILLAGE</w:t>
      </w:r>
      <w:r>
        <w:t xml:space="preserve"> – SSY</w:t>
      </w:r>
      <w:r>
        <w:rPr>
          <w:vertAlign w:val="subscript"/>
        </w:rPr>
        <w:t>FOREST</w:t>
      </w:r>
      <w:r>
        <w:t>).</w:t>
      </w:r>
    </w:p>
    <w:p w14:paraId="6AAE66AD" w14:textId="77777777" w:rsidR="00350E8D" w:rsidRDefault="00350E8D" w:rsidP="00350E8D">
      <w:pPr>
        <w:ind w:firstLine="576"/>
        <w:jc w:val="both"/>
      </w:pPr>
      <w:r>
        <w:t>SSY from the UPPER watershed (SSY</w:t>
      </w:r>
      <w:r w:rsidRPr="000023CD">
        <w:rPr>
          <w:vertAlign w:val="subscript"/>
        </w:rPr>
        <w:t>UPPER</w:t>
      </w:r>
      <w:r>
        <w:t>) accounted for an average of 17% of Total Sediment Loading to the Bay, while sediment yield from the Lower watershed (</w:t>
      </w:r>
      <w:proofErr w:type="spellStart"/>
      <w:r>
        <w:t>SSY</w:t>
      </w:r>
      <w:r w:rsidRPr="00EE660F">
        <w:rPr>
          <w:vertAlign w:val="subscript"/>
        </w:rPr>
        <w:t>Lower</w:t>
      </w:r>
      <w:proofErr w:type="spellEnd"/>
      <w:r>
        <w:t>) accounted for an average of 83% of Total Sediment Loading (</w:t>
      </w:r>
      <w:proofErr w:type="spellStart"/>
      <w:r>
        <w:t>SSY</w:t>
      </w:r>
      <w:r>
        <w:rPr>
          <w:vertAlign w:val="subscript"/>
        </w:rPr>
        <w:t>Total</w:t>
      </w:r>
      <w:proofErr w:type="spellEnd"/>
      <w:r>
        <w:t>) (</w:t>
      </w:r>
      <w:r>
        <w:fldChar w:fldCharType="begin"/>
      </w:r>
      <w:r>
        <w:instrText xml:space="preserve"> REF _Ref386736109 \h  \* MERGEFORMAT </w:instrText>
      </w:r>
      <w:r>
        <w:fldChar w:fldCharType="separate"/>
      </w:r>
      <w:r>
        <w:t xml:space="preserve">Table </w:t>
      </w:r>
      <w:r>
        <w:rPr>
          <w:noProof/>
        </w:rPr>
        <w:t>3</w:t>
      </w:r>
      <w:r>
        <w:fldChar w:fldCharType="end"/>
      </w:r>
      <w:r>
        <w:t xml:space="preserve">). </w:t>
      </w:r>
      <w:commentRangeStart w:id="37"/>
      <w:r>
        <w:t>The UPPER watershed is 0.90km</w:t>
      </w:r>
      <w:r w:rsidRPr="00D601C0">
        <w:rPr>
          <w:vertAlign w:val="superscript"/>
        </w:rPr>
        <w:t>2</w:t>
      </w:r>
      <w:r>
        <w:t xml:space="preserve"> and the LOWER watershed is 0.88km</w:t>
      </w:r>
      <w:r w:rsidRPr="00D601C0">
        <w:rPr>
          <w:vertAlign w:val="superscript"/>
        </w:rPr>
        <w:t>2</w:t>
      </w:r>
      <w:r>
        <w:t xml:space="preserve"> so we can assume that the same fraction of total sediment loading, ~17%, is from undisturbed forest in the LOWER watershed. Therefore, 17% of total sediment loading is from undisturbed areas in the UPPER watershed, ~17% of total sediment loading is from the undisturbed areas in the LOWER watershed, and the remaining ~66% of total sediment loading must then be contributed by the quarry and other disturbed areas in the LOWER watershed. A rough estimate then is the disturbed areas in the LOWER watershed account for a ~200% increase in sediment loading above natural conditions to Faga’alu Bay.</w:t>
      </w:r>
      <w:commentRangeEnd w:id="37"/>
      <w:r>
        <w:rPr>
          <w:rStyle w:val="CommentReference"/>
        </w:rPr>
        <w:commentReference w:id="37"/>
      </w:r>
      <w:r>
        <w:t xml:space="preserve"> This is a considerably rough and uncertain estimate, however, since it assumes SSY from natural areas in the LOWER watershed is similar to SSY from natural areas in the UPPER watershed, doesn’t account for the slight difference in watershed size and assumes there is as much undisturbed area in the LOWER watershed as the UPPER watershed.</w:t>
      </w:r>
    </w:p>
    <w:p w14:paraId="0BAC42ED" w14:textId="5A2D5AF8" w:rsidR="00350E8D" w:rsidRDefault="00350E8D" w:rsidP="00C85A05">
      <w:pPr>
        <w:pStyle w:val="Heading3"/>
      </w:pPr>
      <w:r>
        <w:t xml:space="preserve">Disturbance Ratio </w:t>
      </w:r>
    </w:p>
    <w:p w14:paraId="00E3C462" w14:textId="1A719520" w:rsidR="00350E8D" w:rsidRDefault="00350E8D" w:rsidP="00350E8D">
      <w:pPr>
        <w:ind w:firstLine="576"/>
        <w:jc w:val="both"/>
      </w:pPr>
      <w:r>
        <w:t>The disturbance ratio is the ratio of SSY.VILLAGE under current conditions to SSY.VILLAGE under pre-disturbance conditions (Equation #)</w:t>
      </w:r>
    </w:p>
    <w:p w14:paraId="66DF6196" w14:textId="77777777" w:rsidR="00350E8D" w:rsidRDefault="00350E8D" w:rsidP="00350E8D">
      <w:pPr>
        <w:jc w:val="both"/>
      </w:pPr>
    </w:p>
    <w:p w14:paraId="477DB7FC" w14:textId="77777777" w:rsidR="00350E8D" w:rsidRDefault="00350E8D" w:rsidP="00C85A05">
      <w:pPr>
        <w:pStyle w:val="Heading3"/>
      </w:pPr>
      <w:r>
        <w:t>Comparing predictors of SSY</w:t>
      </w:r>
    </w:p>
    <w:p w14:paraId="3D08298C" w14:textId="5A67C297" w:rsidR="00350E8D" w:rsidRDefault="00350E8D" w:rsidP="00350E8D">
      <w:pPr>
        <w:ind w:firstLine="720"/>
        <w:jc w:val="both"/>
      </w:pPr>
      <w:r>
        <w:t xml:space="preserve">Similar to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CC4F37">
        <w:rPr>
          <w:noProof/>
        </w:rPr>
        <w:t>2012)</w:t>
      </w:r>
      <w:r>
        <w:fldChar w:fldCharType="end"/>
      </w:r>
      <w:r>
        <w:t>, Pearson’s and Spearman’s correlation</w:t>
      </w:r>
      <w:r w:rsidDel="000B1554">
        <w:t xml:space="preserve"> </w:t>
      </w:r>
      <w:r>
        <w:t xml:space="preserve">coefficients were highest for Qmax for all three watersheds in Faga’alu. Some predictors were highly correlated for a single watershed but not the others, like </w:t>
      </w:r>
      <w:proofErr w:type="spellStart"/>
      <w:r>
        <w:t>Qsum</w:t>
      </w:r>
      <w:proofErr w:type="spellEnd"/>
      <w:r>
        <w:t xml:space="preserve"> for the UPPER watershed. EI was the least correlated with SSY. </w:t>
      </w:r>
    </w:p>
    <w:p w14:paraId="77109CEF" w14:textId="77777777" w:rsidR="00F95DE1" w:rsidRDefault="00F95DE1" w:rsidP="00F95DE1">
      <w:pPr>
        <w:ind w:firstLine="720"/>
        <w:jc w:val="both"/>
      </w:pPr>
      <w:r>
        <w:t xml:space="preserve">No statistically significant correlations (p&lt;0.001) were found between SSY and EI using Pearson’s or Spearman’s coefficients. </w:t>
      </w:r>
      <w:commentRangeStart w:id="38"/>
      <w:commentRangeStart w:id="39"/>
      <w:r>
        <w:t>Overall, statistically significant Pearson’s and Spearman’s correlation coefficients were fairly similar, indicating the relationship of SSY with the predictor variables is adequately described by a linear function and that outliers and non-normality in the data did not affect the test</w:t>
      </w:r>
      <w:commentRangeEnd w:id="38"/>
      <w:r>
        <w:rPr>
          <w:rStyle w:val="CommentReference"/>
        </w:rPr>
        <w:commentReference w:id="38"/>
      </w:r>
      <w:commentRangeEnd w:id="39"/>
      <w:r>
        <w:rPr>
          <w:rStyle w:val="CommentReference"/>
        </w:rPr>
        <w:commentReference w:id="39"/>
      </w:r>
      <w:r>
        <w:t xml:space="preserve">. The exception was significantly higher Spearman’s correlation coefficient for </w:t>
      </w:r>
      <w:proofErr w:type="spellStart"/>
      <w:r>
        <w:t>Psum</w:t>
      </w:r>
      <w:proofErr w:type="spellEnd"/>
      <w:r>
        <w:t xml:space="preserve"> for the TOTAL watershed Spearman’s=0.84 vs. Pearson’s=0.70). Pearson correlation coefficients were highest overall for </w:t>
      </w:r>
      <w:proofErr w:type="spellStart"/>
      <w:r>
        <w:t>Psum</w:t>
      </w:r>
      <w:proofErr w:type="spellEnd"/>
      <w:r>
        <w:t xml:space="preserve"> and Qmax, indicating these were significantly correlated with event SSY. </w:t>
      </w:r>
      <w:proofErr w:type="spellStart"/>
      <w:r>
        <w:t>Qsum</w:t>
      </w:r>
      <w:proofErr w:type="spellEnd"/>
      <w:r>
        <w:t xml:space="preserve"> showed high correlation with SSY for the UPPER watershed but not the LOWER or TOTAL watershed.</w:t>
      </w:r>
    </w:p>
    <w:p w14:paraId="5361851E" w14:textId="77777777" w:rsidR="00F95DE1" w:rsidRPr="00885FFD" w:rsidRDefault="00F95DE1" w:rsidP="00F95DE1">
      <w:pPr>
        <w:ind w:firstLine="720"/>
        <w:jc w:val="both"/>
      </w:pPr>
      <w:r>
        <w:t xml:space="preserve">The Pearson correlation coefficients for the UPPER watershed are slightly higher for discharge-related predictors (especially </w:t>
      </w:r>
      <w:proofErr w:type="spellStart"/>
      <w:r>
        <w:t>Qsum</w:t>
      </w:r>
      <w:proofErr w:type="spellEnd"/>
      <w:r>
        <w:t>)</w:t>
      </w:r>
      <w:r w:rsidRPr="00141B09">
        <w:t xml:space="preserve"> </w:t>
      </w:r>
      <w:r>
        <w:t>and lower for precipitation-type predictors (</w:t>
      </w:r>
      <w:proofErr w:type="spellStart"/>
      <w:r>
        <w:t>Psum</w:t>
      </w:r>
      <w:proofErr w:type="spellEnd"/>
      <w:r>
        <w:t xml:space="preserve"> and EI30) than for the LOWER watershed. </w:t>
      </w:r>
      <w:commentRangeStart w:id="40"/>
      <w:r>
        <w:t>This suggests that sediment production processes are more dominated by discharge in the UPPER watershed and precipitation in the LOWER watershed.</w:t>
      </w:r>
      <w:commentRangeEnd w:id="40"/>
      <w:r>
        <w:rPr>
          <w:rStyle w:val="CommentReference"/>
        </w:rPr>
        <w:commentReference w:id="40"/>
      </w:r>
      <w:r>
        <w:t xml:space="preserve"> SSY from the LOWER watershed is hypothesized to be mostly generated by surface erosion at the quarry, dirt roads, and agricultural plots, whereas SSY from the UPPER watershed is hypothesized to be mainly from channel processes and mass wasting. Mass wasting can contribute large pulses of sediment during large </w:t>
      </w:r>
      <w:r>
        <w:lastRenderedPageBreak/>
        <w:t xml:space="preserve">precipitation events, which can be deposited in lobes on the </w:t>
      </w:r>
      <w:proofErr w:type="spellStart"/>
      <w:r>
        <w:t>streambanks</w:t>
      </w:r>
      <w:proofErr w:type="spellEnd"/>
      <w:r>
        <w:t xml:space="preserve"> and entrained at high discharges during later events. Qmax may be a promising predictor that integrates these processes. </w:t>
      </w:r>
    </w:p>
    <w:p w14:paraId="0E83B2C6" w14:textId="77777777" w:rsidR="00F95DE1" w:rsidRDefault="00F95DE1" w:rsidP="00C85A05">
      <w:pPr>
        <w:pStyle w:val="Heading3"/>
      </w:pPr>
      <w:bookmarkStart w:id="41" w:name="_Ref388024560"/>
      <w:r>
        <w:t>Fitting sediment curves</w:t>
      </w:r>
      <w:bookmarkEnd w:id="41"/>
    </w:p>
    <w:p w14:paraId="6D6DFF23" w14:textId="77777777" w:rsidR="00F95DE1" w:rsidRDefault="00F95DE1" w:rsidP="00F95DE1">
      <w:pPr>
        <w:ind w:firstLine="576"/>
        <w:jc w:val="both"/>
      </w:pPr>
      <w:r>
        <w:t xml:space="preserve">Qmax was the most correlated with event SSY for all three watersheds, and was selected as the best predictor variable (Table 4). </w:t>
      </w:r>
      <w:commentRangeStart w:id="42"/>
      <w:r>
        <w:t>To investigate for any patterns not reflected in the Pearson’s and Spearman’s correlation coefficients</w:t>
      </w:r>
      <w:commentRangeEnd w:id="42"/>
      <w:r>
        <w:rPr>
          <w:rStyle w:val="CommentReference"/>
        </w:rPr>
        <w:commentReference w:id="42"/>
      </w:r>
      <w:r>
        <w:t>, regression lines were fit to all four predictor variables using ordinary least squares regression on non-transformed (LINEAR) and log-transformed data (POWER law)(</w:t>
      </w:r>
      <w:r>
        <w:fldChar w:fldCharType="begin"/>
      </w:r>
      <w:r>
        <w:instrText xml:space="preserve"> REF _Ref386736796 \h  \* MERGEFORMAT </w:instrText>
      </w:r>
      <w:r>
        <w:fldChar w:fldCharType="separate"/>
      </w:r>
      <w:r>
        <w:t xml:space="preserve">Figure </w:t>
      </w:r>
      <w:r>
        <w:rPr>
          <w:noProof/>
        </w:rPr>
        <w:t>11</w:t>
      </w:r>
      <w:r>
        <w:fldChar w:fldCharType="end"/>
      </w:r>
      <w:r>
        <w:t xml:space="preserve">). </w:t>
      </w:r>
    </w:p>
    <w:p w14:paraId="2FE1DE2C" w14:textId="77777777" w:rsidR="00F95DE1" w:rsidRPr="00C7307B" w:rsidRDefault="00F95DE1" w:rsidP="00F95DE1">
      <w:pPr>
        <w:ind w:firstLine="576"/>
      </w:pPr>
      <w:r>
        <w:t>Interpret Figure 11 for the reader.  What do you want them to see in Figure 11?  What is important?</w:t>
      </w:r>
    </w:p>
    <w:p w14:paraId="201678CE" w14:textId="3838DAA5" w:rsidR="00F95DE1" w:rsidRDefault="00F95DE1" w:rsidP="00F95DE1">
      <w:pPr>
        <w:ind w:firstLine="720"/>
        <w:jc w:val="both"/>
      </w:pPr>
      <w:r>
        <w:t>Coefficients of determination (R</w:t>
      </w:r>
      <w:r w:rsidRPr="006E6ACD">
        <w:rPr>
          <w:vertAlign w:val="superscript"/>
        </w:rPr>
        <w:t>2</w:t>
      </w:r>
      <w:r>
        <w:t xml:space="preserve">) were calculated for LINEAR and POWER law regressions fit to the SSY-Qmax relationship for UPPER and TOTAL watersheds. </w:t>
      </w:r>
      <w:commentRangeStart w:id="43"/>
      <w:r>
        <w:t xml:space="preserve">The LOWER subwatershed was excluded for this analysis since a suitable method to normalize Qmax for the subwatershed could not be found in the literature. </w:t>
      </w:r>
      <w:commentRangeEnd w:id="43"/>
      <w:r>
        <w:rPr>
          <w:rStyle w:val="CommentReference"/>
        </w:rPr>
        <w:commentReference w:id="43"/>
      </w:r>
      <w:r>
        <w:t>The LINEAR function achieved a better fit (r</w:t>
      </w:r>
      <w:r w:rsidRPr="00626908">
        <w:rPr>
          <w:vertAlign w:val="superscript"/>
        </w:rPr>
        <w:t>2</w:t>
      </w:r>
      <w:r>
        <w:t xml:space="preserve"> =0.77) than the POWER law function (r</w:t>
      </w:r>
      <w:r w:rsidRPr="00626908">
        <w:rPr>
          <w:vertAlign w:val="superscript"/>
        </w:rPr>
        <w:t>2</w:t>
      </w:r>
      <w:r>
        <w:t>=0.71) for the UPPER watershed, but not for the TOTAL watershed (r</w:t>
      </w:r>
      <w:r w:rsidRPr="005961C2">
        <w:rPr>
          <w:vertAlign w:val="superscript"/>
        </w:rPr>
        <w:t>2</w:t>
      </w:r>
      <w:r>
        <w:t>: linear = 0.64, power=0.72). A main objective of this study was to develop a model of SSY to Faga’alu Bay so the best fit model for the TOTAL watershed was selected. All examples found in the literature also used the Power law function, so for better comparison with other studies, the POWER law model fit to event SSY-Qmax was selected as the best model (</w:t>
      </w:r>
      <w:r>
        <w:fldChar w:fldCharType="begin"/>
      </w:r>
      <w:r>
        <w:instrText xml:space="preserve"> REF _Ref388023854 \h  \* MERGEFORMAT </w:instrText>
      </w:r>
      <w:r>
        <w:fldChar w:fldCharType="separate"/>
      </w:r>
      <w:r>
        <w:t xml:space="preserve">Figure </w:t>
      </w:r>
      <w:r>
        <w:rPr>
          <w:noProof/>
        </w:rPr>
        <w:t>12</w:t>
      </w:r>
      <w:r>
        <w:fldChar w:fldCharType="end"/>
      </w:r>
      <w:r>
        <w:t xml:space="preserve">, </w:t>
      </w:r>
      <w:r>
        <w:fldChar w:fldCharType="begin"/>
      </w:r>
      <w:r>
        <w:instrText xml:space="preserve"> REF _Ref386780940 \h  \* MERGEFORMAT </w:instrText>
      </w:r>
      <w:r>
        <w:fldChar w:fldCharType="separate"/>
      </w:r>
      <w:r>
        <w:t xml:space="preserve">Table </w:t>
      </w:r>
      <w:r>
        <w:rPr>
          <w:noProof/>
        </w:rPr>
        <w:t>5</w:t>
      </w:r>
      <w:r>
        <w:fldChar w:fldCharType="end"/>
      </w:r>
      <w:r>
        <w:t xml:space="preserve">). Future analysis could also compare the log-transformed linear with bias correction and nonlinear fitting methods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1F715F">
        <w:rPr>
          <w:noProof/>
        </w:rPr>
        <w:t>Duvert et al.</w:t>
      </w:r>
      <w:r>
        <w:rPr>
          <w:noProof/>
        </w:rPr>
        <w:t xml:space="preserve"> (</w:t>
      </w:r>
      <w:r w:rsidRPr="001F715F">
        <w:rPr>
          <w:noProof/>
        </w:rPr>
        <w:t>2012)</w:t>
      </w:r>
      <w:r>
        <w:fldChar w:fldCharType="end"/>
      </w:r>
      <w:r>
        <w:t xml:space="preserve"> but they were not performed for this analysis.</w:t>
      </w:r>
    </w:p>
    <w:p w14:paraId="7D9A5ED8" w14:textId="77777777" w:rsidR="00F95DE1" w:rsidRDefault="00F95DE1" w:rsidP="00C85A05">
      <w:pPr>
        <w:pStyle w:val="Heading3"/>
      </w:pPr>
      <w:r>
        <w:t>Comparing human impact on SSY from Faga’alu watershed</w:t>
      </w:r>
    </w:p>
    <w:p w14:paraId="6AAC76AA" w14:textId="0885F177" w:rsidR="00FD5978" w:rsidRPr="00FD5978" w:rsidRDefault="00FD5978" w:rsidP="00FD5978">
      <w:r>
        <w:rPr>
          <w:noProof/>
        </w:rPr>
        <w:drawing>
          <wp:anchor distT="0" distB="0" distL="114300" distR="114300" simplePos="0" relativeHeight="251658240" behindDoc="1" locked="0" layoutInCell="1" allowOverlap="1" wp14:anchorId="09AF2179" wp14:editId="2BA77CBD">
            <wp:simplePos x="0" y="0"/>
            <wp:positionH relativeFrom="column">
              <wp:posOffset>0</wp:posOffset>
            </wp:positionH>
            <wp:positionV relativeFrom="paragraph">
              <wp:posOffset>73660</wp:posOffset>
            </wp:positionV>
            <wp:extent cx="1685925" cy="2592110"/>
            <wp:effectExtent l="0" t="0" r="0" b="0"/>
            <wp:wrapTight wrapText="bothSides">
              <wp:wrapPolygon edited="0">
                <wp:start x="0" y="0"/>
                <wp:lineTo x="0" y="21431"/>
                <wp:lineTo x="21234" y="21431"/>
                <wp:lineTo x="212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85925" cy="2592110"/>
                    </a:xfrm>
                    <a:prstGeom prst="rect">
                      <a:avLst/>
                    </a:prstGeom>
                  </pic:spPr>
                </pic:pic>
              </a:graphicData>
            </a:graphic>
            <wp14:sizeRelH relativeFrom="page">
              <wp14:pctWidth>0</wp14:pctWidth>
            </wp14:sizeRelH>
            <wp14:sizeRelV relativeFrom="page">
              <wp14:pctHeight>0</wp14:pctHeight>
            </wp14:sizeRelV>
          </wp:anchor>
        </w:drawing>
      </w:r>
    </w:p>
    <w:p w14:paraId="26357A09" w14:textId="77777777" w:rsidR="00F95DE1" w:rsidRDefault="00F95DE1" w:rsidP="00F95DE1">
      <w:pPr>
        <w:ind w:firstLine="576"/>
        <w:jc w:val="both"/>
      </w:pPr>
      <w:r>
        <w:t>An alternative approach to quantify the impact of human-disturbed areas on SSY to Faga’alu Bay is to compare the specific sediment yield from the undisturbed and the total watershed using the area-normalized Qmax-SSY relationship. Event-based SSY and Qmax were normalized by watershed area. Ordinary Least Squares Regressions were fit to log-transformed event SSY and Qmax data from the UPPER and TOTAL watersheds (</w:t>
      </w:r>
      <w:r>
        <w:fldChar w:fldCharType="begin"/>
      </w:r>
      <w:r>
        <w:instrText xml:space="preserve"> REF _Ref386781357 \h  \* MERGEFORMAT </w:instrText>
      </w:r>
      <w:r>
        <w:fldChar w:fldCharType="separate"/>
      </w:r>
      <w:r>
        <w:t xml:space="preserve">Figure </w:t>
      </w:r>
      <w:r>
        <w:rPr>
          <w:noProof/>
        </w:rPr>
        <w:t>13</w:t>
      </w:r>
      <w:r>
        <w:fldChar w:fldCharType="end"/>
      </w:r>
      <w:r>
        <w:t>). Only the UPPER and TOTAL watersheds could be compared, since Qmax for LOWER is the same as TOTAL and could not be normalized by watershed area.</w:t>
      </w:r>
    </w:p>
    <w:p w14:paraId="6C976A22" w14:textId="77777777" w:rsidR="00F95DE1" w:rsidRDefault="00F95DE1" w:rsidP="00F95DE1">
      <w:pPr>
        <w:ind w:firstLine="576"/>
        <w:jc w:val="both"/>
      </w:pPr>
      <w:r>
        <w:t xml:space="preserve">When normalized by area, the SSY-Qmax relationship is displaced upward if SSY is higher for the same storm size, which is attributed to the additional sediment loading from human-disturbed areas. </w:t>
      </w:r>
      <w:r w:rsidRPr="00B15EC9">
        <w:t xml:space="preserve"> </w:t>
      </w:r>
      <w:r>
        <w:t xml:space="preserve">If area-normalized event SSY rating curves converge at higher Qmax values, it indicates a diminishing relative increase from human disturbance for large storms. It was hypothesized that at high discharges, SSY from the Upper watershed may become the dominant source of total sediment loading to Faga’alu Bay. While this was demonstrated in one storm it doesn’t appear to be the trend according to the SSY-Qmax relationship or the sediment budget approach (see section </w:t>
      </w:r>
      <w:r>
        <w:fldChar w:fldCharType="begin"/>
      </w:r>
      <w:r>
        <w:instrText xml:space="preserve"> REF _Ref388026711 \r \h  \* MERGEFORMAT </w:instrText>
      </w:r>
      <w:r>
        <w:fldChar w:fldCharType="separate"/>
      </w:r>
      <w:r>
        <w:t>3.3</w:t>
      </w:r>
      <w:r>
        <w:fldChar w:fldCharType="end"/>
      </w:r>
      <w:r>
        <w:t xml:space="preserve">).  </w:t>
      </w:r>
    </w:p>
    <w:p w14:paraId="3E214CED" w14:textId="1A72F5AD" w:rsidR="00F95DE1" w:rsidRDefault="00F95DE1" w:rsidP="00F95DE1">
      <w:pPr>
        <w:jc w:val="both"/>
      </w:pPr>
      <w:r>
        <w:lastRenderedPageBreak/>
        <w:t xml:space="preserve">The area-normalized SSY-Qmax models for the UPPER and TOTAL watersheds in Faga’alu were compared to the SSY-Qmax models from eight small, mountainous catchments in Spain, France and Mexico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The UPPER watershed model was slightly higher, and the TOTAL watershed model was significantly higher than the nonlinear model fit to all the data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w:t>
      </w:r>
      <w:r w:rsidRPr="00B779C4">
        <w:rPr>
          <w:noProof/>
        </w:rPr>
        <w:t xml:space="preserve"> </w:t>
      </w:r>
      <w:r>
        <w:rPr>
          <w:noProof/>
        </w:rPr>
        <w:t>(</w:t>
      </w:r>
      <w:r w:rsidRPr="00B779C4">
        <w:rPr>
          <w:noProof/>
        </w:rPr>
        <w:t>2012)</w:t>
      </w:r>
      <w:r>
        <w:fldChar w:fldCharType="end"/>
      </w:r>
      <w:r>
        <w:t>(</w:t>
      </w:r>
      <w:r>
        <w:fldChar w:fldCharType="begin"/>
      </w:r>
      <w:r>
        <w:instrText xml:space="preserve"> REF _Ref386781357 \h  \* MERGEFORMAT </w:instrText>
      </w:r>
      <w:r>
        <w:fldChar w:fldCharType="separate"/>
      </w:r>
      <w:r>
        <w:t xml:space="preserve">Figure </w:t>
      </w:r>
      <w:r>
        <w:rPr>
          <w:noProof/>
        </w:rPr>
        <w:t>13</w:t>
      </w:r>
      <w:r>
        <w:fldChar w:fldCharType="end"/>
      </w:r>
      <w:r>
        <w:t>. The UPPER model was very similar to a watershed specific model (AR</w:t>
      </w:r>
      <w:r w:rsidRPr="00B779C4">
        <w:rPr>
          <w:vertAlign w:val="subscript"/>
        </w:rPr>
        <w:t>ES</w:t>
      </w:r>
      <w:r>
        <w:t>) for a watershed in the Spanish Pyrenees (0.45km</w:t>
      </w:r>
      <w:r w:rsidRPr="00B779C4">
        <w:rPr>
          <w:vertAlign w:val="superscript"/>
        </w:rPr>
        <w:t>2</w:t>
      </w:r>
      <w:r>
        <w:t>).</w:t>
      </w:r>
    </w:p>
    <w:p w14:paraId="53693726" w14:textId="68B4F757" w:rsidR="007D2100" w:rsidRDefault="007D2100" w:rsidP="00F95DE1">
      <w:pPr>
        <w:jc w:val="both"/>
      </w:pPr>
      <w:commentRangeStart w:id="44"/>
      <w:commentRangeStart w:id="45"/>
      <w:r>
        <w:rPr>
          <w:noProof/>
        </w:rPr>
        <w:drawing>
          <wp:inline distT="0" distB="0" distL="0" distR="0" wp14:anchorId="0181B274" wp14:editId="020C156F">
            <wp:extent cx="5943600" cy="453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Storms ALL ratings sn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commentRangeEnd w:id="44"/>
      <w:commentRangeEnd w:id="45"/>
      <w:r w:rsidR="009A29C0">
        <w:rPr>
          <w:rStyle w:val="CommentReference"/>
        </w:rPr>
        <w:commentReference w:id="44"/>
      </w:r>
      <w:r>
        <w:rPr>
          <w:rStyle w:val="CommentReference"/>
        </w:rPr>
        <w:commentReference w:id="45"/>
      </w:r>
    </w:p>
    <w:p w14:paraId="1E90E2F0" w14:textId="70F4278D" w:rsidR="00F95DE1" w:rsidRDefault="00F95DE1" w:rsidP="00F95DE1">
      <w:pPr>
        <w:ind w:firstLine="432"/>
        <w:jc w:val="both"/>
      </w:pPr>
      <w:commentRangeStart w:id="46"/>
      <w:r>
        <w:t xml:space="preserve">Several researchers have attempted to explain the difference in α (intercept) and β (slope) coefficients according to watershed characteristics. A sediment rating curve (Q-SSC) is considered a ‘black box’ model, and </w:t>
      </w:r>
      <w:proofErr w:type="gramStart"/>
      <w:r>
        <w:t>the α</w:t>
      </w:r>
      <w:proofErr w:type="gramEnd"/>
      <w:r>
        <w:t xml:space="preserve"> and β coefficients have no physical meaning. However, some physical interpretation has been ascribed to them, with </w:t>
      </w:r>
      <w:proofErr w:type="gramStart"/>
      <w:r>
        <w:t>the α</w:t>
      </w:r>
      <w:proofErr w:type="gramEnd"/>
      <w:r>
        <w:t xml:space="preserve"> coefficient representing an erosion severity index, and the β coefficient representing the erosive power of the river. High α values suggest high availability of easily eroded sediment sources in the watershed, and high β values suggest that a small change in stream discharge leads to a large increase in sediment load due to the erosive power of the river or the extent that new sediment sources become available as discharge increases </w:t>
      </w:r>
      <w:r>
        <w:rPr>
          <w:rFonts w:asciiTheme="majorHAnsi" w:eastAsiaTheme="majorEastAsia" w:hAnsiTheme="majorHAnsi" w:cstheme="majorBidi"/>
          <w:b/>
          <w:i/>
          <w:sz w:val="24"/>
          <w:szCs w:val="26"/>
        </w:rPr>
        <w:fldChar w:fldCharType="begin" w:fldLock="1"/>
      </w:r>
      <w:r w:rsidR="00CE2BD5">
        <w:rPr>
          <w:rFonts w:asciiTheme="majorHAnsi" w:eastAsiaTheme="majorEastAsia" w:hAnsiTheme="majorHAnsi" w:cstheme="majorBidi"/>
          <w:b/>
          <w:i/>
          <w:sz w:val="24"/>
          <w:szCs w:val="26"/>
        </w:rPr>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Pr>
          <w:rFonts w:asciiTheme="majorHAnsi" w:eastAsiaTheme="majorEastAsia" w:hAnsiTheme="majorHAnsi" w:cstheme="majorBidi"/>
          <w:b/>
          <w:i/>
          <w:sz w:val="24"/>
          <w:szCs w:val="26"/>
        </w:rPr>
        <w:fldChar w:fldCharType="separate"/>
      </w:r>
      <w:r w:rsidRPr="00FC7C8C">
        <w:rPr>
          <w:noProof/>
        </w:rPr>
        <w:t>(Asselman, 2000)</w:t>
      </w:r>
      <w:r>
        <w:rPr>
          <w:rFonts w:asciiTheme="majorHAnsi" w:eastAsiaTheme="majorEastAsia" w:hAnsiTheme="majorHAnsi" w:cstheme="majorBidi"/>
          <w:b/>
          <w:i/>
          <w:sz w:val="24"/>
          <w:szCs w:val="26"/>
        </w:rPr>
        <w:fldChar w:fldCharType="end"/>
      </w:r>
      <w:r>
        <w:t xml:space="preserve">. </w:t>
      </w:r>
      <w:commentRangeEnd w:id="46"/>
      <w:r>
        <w:rPr>
          <w:rStyle w:val="CommentReference"/>
        </w:rPr>
        <w:commentReference w:id="46"/>
      </w:r>
    </w:p>
    <w:p w14:paraId="375EC590" w14:textId="605FFC66" w:rsidR="00F95DE1" w:rsidRDefault="00F95DE1" w:rsidP="00F95DE1">
      <w:pPr>
        <w:ind w:firstLine="432"/>
        <w:jc w:val="both"/>
      </w:pPr>
      <w:r>
        <w:t xml:space="preserve">Similar analysis has been done on event-based sediment yield curves.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w:t>
      </w:r>
      <w:r w:rsidRPr="004D6C39">
        <w:t xml:space="preserve">found </w:t>
      </w:r>
      <w:r>
        <w:t>that β</w:t>
      </w:r>
      <w:r w:rsidRPr="004D6C39">
        <w:t xml:space="preserve"> </w:t>
      </w:r>
      <w:r>
        <w:t xml:space="preserve">coefficients </w:t>
      </w:r>
      <w:r w:rsidRPr="004D6C39">
        <w:t xml:space="preserve">were not statistically </w:t>
      </w:r>
      <w:commentRangeStart w:id="47"/>
      <w:r w:rsidRPr="004D6C39">
        <w:t>different</w:t>
      </w:r>
      <w:commentRangeEnd w:id="47"/>
      <w:r>
        <w:rPr>
          <w:rStyle w:val="CommentReference"/>
        </w:rPr>
        <w:commentReference w:id="47"/>
      </w:r>
      <w:r w:rsidRPr="004D6C39">
        <w:t xml:space="preserve">, and he assumed that the </w:t>
      </w:r>
      <w:r>
        <w:t>β</w:t>
      </w:r>
      <w:r w:rsidRPr="004D6C39">
        <w:t xml:space="preserve"> exponent was a function of rainfall intensity on hillslopes.</w:t>
      </w:r>
      <w:r w:rsidRPr="005857EE">
        <w:t xml:space="preserve">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hypothesized that variability in α (the intercept) was a function of sediment availability and </w:t>
      </w:r>
      <w:proofErr w:type="spellStart"/>
      <w:r>
        <w:t>erodibility</w:t>
      </w:r>
      <w:proofErr w:type="spellEnd"/>
      <w:r>
        <w:t xml:space="preserve"> in watersheds, but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5857EE">
        <w:rPr>
          <w:noProof/>
        </w:rPr>
        <w:t>2012)</w:t>
      </w:r>
      <w:r>
        <w:fldChar w:fldCharType="end"/>
      </w:r>
      <w:r>
        <w:t xml:space="preserve"> argued that α values are </w:t>
      </w:r>
      <w:r>
        <w:lastRenderedPageBreak/>
        <w:t xml:space="preserve">dependent on the regression fitting method (nonlinear method fits higher up on low discharges than linear fit). </w:t>
      </w:r>
    </w:p>
    <w:p w14:paraId="49CDFDE1" w14:textId="77777777" w:rsidR="00F95DE1" w:rsidRPr="00AC6C97" w:rsidRDefault="00F95DE1" w:rsidP="00F95DE1">
      <w:pPr>
        <w:ind w:firstLine="432"/>
        <w:jc w:val="both"/>
      </w:pPr>
      <w:r>
        <w:t xml:space="preserve"> The alpha and beta in Faga’alu show that…</w:t>
      </w:r>
    </w:p>
    <w:p w14:paraId="22AFA5F0" w14:textId="2AAD23B6" w:rsidR="00350E8D" w:rsidRDefault="009B0CE7" w:rsidP="00C85A05">
      <w:pPr>
        <w:pStyle w:val="Heading2"/>
      </w:pPr>
      <w:r>
        <w:t>DISCUSSION</w:t>
      </w:r>
    </w:p>
    <w:p w14:paraId="70B35412" w14:textId="44F53858" w:rsidR="009B0CE7" w:rsidRDefault="009B0CE7" w:rsidP="00350E8D">
      <w:pPr>
        <w:jc w:val="both"/>
      </w:pPr>
      <w:bookmarkStart w:id="48" w:name="_GoBack"/>
      <w:r>
        <w:t xml:space="preserve">EI30 is poorly correlated with SSY due to the effect of previous events </w:t>
      </w:r>
      <w:r>
        <w:fldChar w:fldCharType="begin" w:fldLock="1"/>
      </w:r>
      <w:r w:rsidR="00CE2BD5">
        <w:instrText>ADDIN CSL_CITATION { "citationItems" : [ { "id" : "ITEM-1",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"ITEM-1", "issue" : "3", "issued" : { "date-parts" : [ [ "2013" ] ] }, "page" : "488-498", "title" : "Sediment loss in semiarid small watershed due to the land use", "type" : "article-journal", "volume" : "44" }, "uris" : [ "http://www.mendeley.com/documents/?uuid=798a9caf-fe1a-489b-bbfc-ce846579021d" ] } ], "mendeley" : { "previouslyFormattedCitation" : "(Rodrigues et al., 2013)" }, "properties" : { "noteIndex" : 0 }, "schema" : "https://github.com/citation-style-language/schema/raw/master/csl-citation.json" }</w:instrText>
      </w:r>
      <w:r>
        <w:fldChar w:fldCharType="separate"/>
      </w:r>
      <w:r w:rsidRPr="009B0CE7">
        <w:rPr>
          <w:noProof/>
        </w:rPr>
        <w:t>(Rodrigues et al., 2013)</w:t>
      </w:r>
      <w:r>
        <w:fldChar w:fldCharType="end"/>
      </w:r>
    </w:p>
    <w:bookmarkEnd w:id="48"/>
    <w:p w14:paraId="05446049" w14:textId="2B2E8AD1" w:rsidR="00F95DE1" w:rsidRDefault="00F95DE1" w:rsidP="00C85A05">
      <w:pPr>
        <w:pStyle w:val="Heading2"/>
      </w:pPr>
      <w:r>
        <w:t>CONCLUSION</w:t>
      </w:r>
    </w:p>
    <w:p w14:paraId="3EB6690A" w14:textId="77777777" w:rsidR="00350E8D" w:rsidRDefault="00350E8D" w:rsidP="00350E8D">
      <w:pPr>
        <w:jc w:val="both"/>
      </w:pPr>
    </w:p>
    <w:p w14:paraId="53FD4F78" w14:textId="77777777" w:rsidR="00350E8D" w:rsidRDefault="00350E8D" w:rsidP="00350E8D">
      <w:pPr>
        <w:jc w:val="both"/>
      </w:pPr>
    </w:p>
    <w:p w14:paraId="0920E2CB" w14:textId="64E64671" w:rsidR="00EC5FAC" w:rsidRPr="00676771" w:rsidRDefault="00EC5FAC" w:rsidP="000622A9">
      <w:pPr>
        <w:spacing w:after="120" w:line="240" w:lineRule="auto"/>
        <w:rPr>
          <w:rFonts w:ascii="Calibri" w:eastAsia="Times New Roman" w:hAnsi="Calibri" w:cs="Times New Roman"/>
        </w:rPr>
      </w:pPr>
      <w:r w:rsidRPr="00676771">
        <w:br w:type="page"/>
      </w:r>
    </w:p>
    <w:p w14:paraId="65C648BA" w14:textId="77777777" w:rsidR="00EC5FAC" w:rsidRPr="00676771" w:rsidRDefault="00EC5FAC" w:rsidP="00EC5FAC">
      <w:pPr>
        <w:pStyle w:val="NoSpacing"/>
        <w:jc w:val="both"/>
      </w:pPr>
    </w:p>
    <w:p w14:paraId="0C87047E" w14:textId="77777777" w:rsidR="00EC5FAC" w:rsidRPr="00676771" w:rsidRDefault="00EC5FAC" w:rsidP="00EC5FAC">
      <w:pPr>
        <w:pStyle w:val="NoSpacing"/>
        <w:jc w:val="both"/>
      </w:pPr>
    </w:p>
    <w:p w14:paraId="2BDED7CE" w14:textId="77777777" w:rsidR="00EC5FAC" w:rsidRPr="00676771" w:rsidRDefault="00EC5FAC" w:rsidP="00EC5FAC">
      <w:pPr>
        <w:pStyle w:val="NoSpacing"/>
        <w:jc w:val="both"/>
      </w:pPr>
    </w:p>
    <w:p w14:paraId="06DC3D7A" w14:textId="77777777" w:rsidR="00FF0539" w:rsidRPr="00444547" w:rsidRDefault="00FF0539" w:rsidP="00FF0539"/>
    <w:p w14:paraId="4A2F18CF" w14:textId="77777777" w:rsidR="002007FF" w:rsidRDefault="002007FF"/>
    <w:sectPr w:rsidR="002007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3-12-07T03:42:00Z" w:initials="G">
    <w:p w14:paraId="2E63051F" w14:textId="77777777" w:rsidR="00CE6A4C" w:rsidRDefault="00CE6A4C" w:rsidP="000622A9">
      <w:pPr>
        <w:pStyle w:val="CommentText"/>
      </w:pPr>
      <w:r>
        <w:rPr>
          <w:rStyle w:val="CommentReference"/>
        </w:rPr>
        <w:annotationRef/>
      </w:r>
      <w:r>
        <w:t>Why the range? Is this spatial or temporal variability?</w:t>
      </w:r>
    </w:p>
  </w:comment>
  <w:comment w:id="0" w:author="Alex Messina" w:date="2013-12-07T05:07:00Z" w:initials="AM">
    <w:p w14:paraId="27C83953" w14:textId="77777777" w:rsidR="00CE6A4C" w:rsidRDefault="00CE6A4C" w:rsidP="000622A9">
      <w:pPr>
        <w:pStyle w:val="CommentText"/>
      </w:pPr>
      <w:r>
        <w:rPr>
          <w:rStyle w:val="CommentReference"/>
        </w:rPr>
        <w:annotationRef/>
      </w:r>
      <w:r>
        <w:t>This is spatial variability with elevation</w:t>
      </w:r>
    </w:p>
  </w:comment>
  <w:comment w:id="2" w:author="Geography" w:date="2013-12-07T03:41:00Z" w:initials="G">
    <w:p w14:paraId="474BEE6F" w14:textId="77777777" w:rsidR="00CE6A4C" w:rsidRDefault="00CE6A4C" w:rsidP="000622A9">
      <w:pPr>
        <w:pStyle w:val="CommentText"/>
      </w:pPr>
      <w:r>
        <w:rPr>
          <w:rStyle w:val="CommentReference"/>
        </w:rPr>
        <w:annotationRef/>
      </w:r>
      <w:r>
        <w:t>Where?</w:t>
      </w:r>
    </w:p>
  </w:comment>
  <w:comment w:id="3" w:author="Alex Messina" w:date="2013-12-07T05:52:00Z" w:initials="AM">
    <w:p w14:paraId="4706E487" w14:textId="77777777" w:rsidR="00CE6A4C" w:rsidRDefault="00CE6A4C" w:rsidP="000622A9">
      <w:pPr>
        <w:pStyle w:val="CommentText"/>
      </w:pPr>
      <w:r>
        <w:rPr>
          <w:rStyle w:val="CommentReference"/>
        </w:rPr>
        <w:annotationRef/>
      </w:r>
      <w:r>
        <w:t>Wong 1996 doesn’t say specifically but it’s probably the 11 sites he analyzes in the rest of the paper (in a table on page 9 of his report)</w:t>
      </w:r>
    </w:p>
  </w:comment>
  <w:comment w:id="4" w:author="Geography" w:date="2013-12-07T03:44:00Z" w:initials="G">
    <w:p w14:paraId="6E79DE77" w14:textId="77777777" w:rsidR="00CE6A4C" w:rsidRDefault="00CE6A4C" w:rsidP="000622A9">
      <w:pPr>
        <w:pStyle w:val="CommentText"/>
      </w:pPr>
      <w:r>
        <w:rPr>
          <w:rStyle w:val="CommentReference"/>
        </w:rPr>
        <w:annotationRef/>
      </w:r>
      <w:r>
        <w:t xml:space="preserve">Define “streamflow pattern”.  Total annual Q?  </w:t>
      </w:r>
      <w:proofErr w:type="gramStart"/>
      <w:r>
        <w:t>peaks</w:t>
      </w:r>
      <w:proofErr w:type="gramEnd"/>
      <w:r>
        <w:t>?</w:t>
      </w:r>
    </w:p>
  </w:comment>
  <w:comment w:id="5" w:author="Alex Messina" w:date="2013-12-07T06:07:00Z" w:initials="AM">
    <w:p w14:paraId="545869C0" w14:textId="77777777" w:rsidR="00CE6A4C" w:rsidRDefault="00CE6A4C" w:rsidP="000622A9">
      <w:pPr>
        <w:pStyle w:val="CommentText"/>
      </w:pPr>
      <w:r>
        <w:rPr>
          <w:rStyle w:val="CommentReference"/>
        </w:rPr>
        <w:annotationRef/>
      </w:r>
      <w:r>
        <w:t>Total annual Q</w:t>
      </w:r>
    </w:p>
  </w:comment>
  <w:comment w:id="6" w:author="Alex Messina" w:date="2015-01-28T14:54:00Z" w:initials="AM">
    <w:p w14:paraId="249E700C" w14:textId="64715C16" w:rsidR="00CE6A4C" w:rsidRDefault="00CE6A4C">
      <w:pPr>
        <w:pStyle w:val="CommentText"/>
      </w:pPr>
      <w:r>
        <w:rPr>
          <w:rStyle w:val="CommentReference"/>
        </w:rPr>
        <w:annotationRef/>
      </w:r>
      <w:r>
        <w:t xml:space="preserve">Needs to be </w:t>
      </w:r>
      <w:proofErr w:type="spellStart"/>
      <w:r>
        <w:t>b&amp;w</w:t>
      </w:r>
      <w:proofErr w:type="spellEnd"/>
      <w:r>
        <w:t>?</w:t>
      </w:r>
    </w:p>
  </w:comment>
  <w:comment w:id="11" w:author="Alex Messina" w:date="2015-01-28T08:24:00Z" w:initials="AM">
    <w:p w14:paraId="707D1E95" w14:textId="4321CCDA" w:rsidR="00CE6A4C" w:rsidRDefault="00CE6A4C">
      <w:pPr>
        <w:pStyle w:val="CommentText"/>
      </w:pPr>
      <w:r>
        <w:rPr>
          <w:rStyle w:val="CommentReference"/>
        </w:rPr>
        <w:annotationRef/>
      </w:r>
      <w:r>
        <w:t>Maybe these percentages should be based on the sub-watershed: Like percent of bare land in just the additional part, not the cumulative</w:t>
      </w:r>
    </w:p>
  </w:comment>
  <w:comment w:id="15" w:author="Geography" w:date="2014-05-18T15:13:00Z" w:initials="G">
    <w:p w14:paraId="2BB1A66A" w14:textId="77777777" w:rsidR="00CE6A4C" w:rsidRDefault="00CE6A4C" w:rsidP="00C750FC">
      <w:pPr>
        <w:pStyle w:val="CommentText"/>
      </w:pPr>
      <w:r>
        <w:rPr>
          <w:rStyle w:val="CommentReference"/>
        </w:rPr>
        <w:annotationRef/>
      </w:r>
      <w:r>
        <w:t xml:space="preserve">I would remove the </w:t>
      </w:r>
      <w:proofErr w:type="spellStart"/>
      <w:r>
        <w:t>matafao</w:t>
      </w:r>
      <w:proofErr w:type="spellEnd"/>
      <w:r>
        <w:t xml:space="preserve"> station from the map and this paragraph.  You still have three locations, though, RG1 RG2 and the weather station.</w:t>
      </w:r>
    </w:p>
  </w:comment>
  <w:comment w:id="16" w:author="Geography" w:date="2014-05-18T15:21:00Z" w:initials="G">
    <w:p w14:paraId="5949E901" w14:textId="77777777" w:rsidR="00CE6A4C" w:rsidRDefault="00CE6A4C" w:rsidP="00C750FC">
      <w:pPr>
        <w:pStyle w:val="CommentText"/>
      </w:pPr>
      <w:r>
        <w:rPr>
          <w:rStyle w:val="CommentReference"/>
        </w:rPr>
        <w:annotationRef/>
      </w:r>
      <w:r>
        <w:t xml:space="preserve">It’s not clear to me how Manning’s and </w:t>
      </w:r>
      <w:proofErr w:type="spellStart"/>
      <w:r>
        <w:t>Winflume</w:t>
      </w:r>
      <w:proofErr w:type="spellEnd"/>
      <w:r>
        <w:t xml:space="preserve"> were used in the final rating curve.  Did you use them to estimate high discharges?  How were the field </w:t>
      </w:r>
      <w:proofErr w:type="spellStart"/>
      <w:r>
        <w:t>measuremetns</w:t>
      </w:r>
      <w:proofErr w:type="spellEnd"/>
      <w:r>
        <w:t xml:space="preserve"> and model estimates combined?  How did you decide which one to use?</w:t>
      </w:r>
    </w:p>
  </w:comment>
  <w:comment w:id="17" w:author="Geography" w:date="2014-05-18T15:50:00Z" w:initials="G">
    <w:p w14:paraId="037CAF0F" w14:textId="77777777" w:rsidR="00CE6A4C" w:rsidRDefault="00CE6A4C" w:rsidP="00C750FC">
      <w:pPr>
        <w:pStyle w:val="CommentText"/>
      </w:pPr>
      <w:r>
        <w:rPr>
          <w:rStyle w:val="CommentReference"/>
        </w:rPr>
        <w:annotationRef/>
      </w:r>
      <w:r>
        <w:t>Methods!</w:t>
      </w:r>
    </w:p>
  </w:comment>
  <w:comment w:id="18" w:author="Geography" w:date="2014-05-18T15:31:00Z" w:initials="G">
    <w:p w14:paraId="61548C98" w14:textId="77777777" w:rsidR="00CE6A4C" w:rsidRDefault="00CE6A4C" w:rsidP="00C750FC">
      <w:pPr>
        <w:pStyle w:val="CommentText"/>
      </w:pPr>
      <w:r>
        <w:rPr>
          <w:rStyle w:val="CommentReference"/>
        </w:rPr>
        <w:annotationRef/>
      </w:r>
      <w:r>
        <w:t>Methods!</w:t>
      </w:r>
    </w:p>
  </w:comment>
  <w:comment w:id="19" w:author="Geography" w:date="2014-05-18T15:31:00Z" w:initials="G">
    <w:p w14:paraId="03A27B43" w14:textId="77777777" w:rsidR="00CE6A4C" w:rsidRDefault="00CE6A4C" w:rsidP="00C750FC">
      <w:pPr>
        <w:pStyle w:val="CommentText"/>
      </w:pPr>
      <w:r>
        <w:rPr>
          <w:rStyle w:val="CommentReference"/>
        </w:rPr>
        <w:annotationRef/>
      </w:r>
      <w:proofErr w:type="spellStart"/>
      <w:r>
        <w:t>Methdos</w:t>
      </w:r>
      <w:proofErr w:type="spellEnd"/>
      <w:r>
        <w:t>.</w:t>
      </w:r>
    </w:p>
  </w:comment>
  <w:comment w:id="20" w:author="Geography" w:date="2014-05-18T15:29:00Z" w:initials="G">
    <w:p w14:paraId="6FB1CCDD" w14:textId="77777777" w:rsidR="00CE6A4C" w:rsidRDefault="00CE6A4C" w:rsidP="00905A9A">
      <w:pPr>
        <w:pStyle w:val="CommentText"/>
      </w:pPr>
      <w:r>
        <w:rPr>
          <w:rStyle w:val="CommentReference"/>
        </w:rPr>
        <w:annotationRef/>
      </w:r>
      <w:r>
        <w:t xml:space="preserve">At the same PRISM grid cell?  </w:t>
      </w:r>
      <w:proofErr w:type="spellStart"/>
      <w:r>
        <w:t>ASamoa</w:t>
      </w:r>
      <w:proofErr w:type="spellEnd"/>
      <w:r>
        <w:t xml:space="preserve"> has PRISM data?</w:t>
      </w:r>
    </w:p>
  </w:comment>
  <w:comment w:id="21" w:author="Alex Messina" w:date="2014-05-19T14:35:00Z" w:initials="AM">
    <w:p w14:paraId="130D2FA0" w14:textId="77777777" w:rsidR="00CE6A4C" w:rsidRDefault="00CE6A4C" w:rsidP="00905A9A">
      <w:pPr>
        <w:pStyle w:val="CommentText"/>
      </w:pPr>
      <w:r>
        <w:rPr>
          <w:rStyle w:val="CommentReference"/>
        </w:rPr>
        <w:annotationRef/>
      </w:r>
      <w:r>
        <w:t>According to Craig (2009) map in Fig 1. I can’t seem to find the same data anywhere else online</w:t>
      </w:r>
    </w:p>
  </w:comment>
  <w:comment w:id="22" w:author="Geography" w:date="2014-05-18T08:10:00Z" w:initials="G">
    <w:p w14:paraId="6051FEE4" w14:textId="77777777" w:rsidR="00CE6A4C" w:rsidRDefault="00CE6A4C" w:rsidP="00350E8D">
      <w:pPr>
        <w:pStyle w:val="CommentText"/>
      </w:pPr>
      <w:r>
        <w:rPr>
          <w:rStyle w:val="CommentReference"/>
        </w:rPr>
        <w:annotationRef/>
      </w:r>
      <w:r>
        <w:t xml:space="preserve">Why do you need to fit a log-linear relationship if you could just use Manning’s or </w:t>
      </w:r>
      <w:proofErr w:type="spellStart"/>
      <w:r>
        <w:t>winflume</w:t>
      </w:r>
      <w:proofErr w:type="spellEnd"/>
      <w:r>
        <w:t xml:space="preserve"> calibrated to the measurements?</w:t>
      </w:r>
    </w:p>
  </w:comment>
  <w:comment w:id="23" w:author="Alex Messina" w:date="2014-05-19T15:35:00Z" w:initials="AM">
    <w:p w14:paraId="44AC5695" w14:textId="77777777" w:rsidR="00CE6A4C" w:rsidRDefault="00CE6A4C" w:rsidP="00350E8D">
      <w:pPr>
        <w:pStyle w:val="CommentText"/>
      </w:pPr>
      <w:r>
        <w:rPr>
          <w:rStyle w:val="CommentReference"/>
        </w:rPr>
        <w:annotationRef/>
      </w:r>
      <w:r>
        <w:t>I don’t know. It’s what other studies do?</w:t>
      </w:r>
    </w:p>
  </w:comment>
  <w:comment w:id="24" w:author="Geography" w:date="2014-05-18T08:10:00Z" w:initials="G">
    <w:p w14:paraId="22825F3B" w14:textId="77777777" w:rsidR="00CE6A4C" w:rsidRDefault="00CE6A4C" w:rsidP="00350E8D">
      <w:pPr>
        <w:pStyle w:val="CommentText"/>
      </w:pPr>
      <w:r>
        <w:rPr>
          <w:rStyle w:val="CommentReference"/>
        </w:rPr>
        <w:annotationRef/>
      </w:r>
      <w:r>
        <w:t xml:space="preserve">Need more here about how the final rating curve was selected.  Why was the </w:t>
      </w:r>
      <w:proofErr w:type="spellStart"/>
      <w:r>
        <w:t>WinFlume</w:t>
      </w:r>
      <w:proofErr w:type="spellEnd"/>
      <w:r>
        <w:t xml:space="preserve"> curve selected for FOREST even if it doesn’t match the measurements (Figure 5b)?</w:t>
      </w:r>
    </w:p>
  </w:comment>
  <w:comment w:id="25" w:author="Alex Messina" w:date="2014-05-19T15:42:00Z" w:initials="AM">
    <w:p w14:paraId="7E8C30BF" w14:textId="77777777" w:rsidR="00CE6A4C" w:rsidRDefault="00CE6A4C" w:rsidP="00350E8D">
      <w:pPr>
        <w:pStyle w:val="CommentText"/>
      </w:pPr>
      <w:r>
        <w:rPr>
          <w:rStyle w:val="CommentReference"/>
        </w:rPr>
        <w:annotationRef/>
      </w:r>
      <w:r>
        <w:t xml:space="preserve">I used </w:t>
      </w:r>
      <w:proofErr w:type="spellStart"/>
      <w:r>
        <w:t>WinFlume</w:t>
      </w:r>
      <w:proofErr w:type="spellEnd"/>
      <w:r>
        <w:t xml:space="preserve"> because it was the only option. I tried HECRAS but couldn’t get it to work</w:t>
      </w:r>
    </w:p>
  </w:comment>
  <w:comment w:id="26" w:author="Alex Messina" w:date="2015-01-28T08:32:00Z" w:initials="AM">
    <w:p w14:paraId="3B78858B" w14:textId="6180FD32" w:rsidR="00CE6A4C" w:rsidRDefault="00CE6A4C">
      <w:pPr>
        <w:pStyle w:val="CommentText"/>
      </w:pPr>
      <w:r>
        <w:rPr>
          <w:rStyle w:val="CommentReference"/>
        </w:rPr>
        <w:annotationRef/>
      </w:r>
      <w:r>
        <w:t>Need to finalize figure and change to PDF</w:t>
      </w:r>
    </w:p>
  </w:comment>
  <w:comment w:id="27" w:author="Geography" w:date="2014-05-18T15:31:00Z" w:initials="G">
    <w:p w14:paraId="53BCEFC0" w14:textId="77777777" w:rsidR="00CE6A4C" w:rsidRDefault="00CE6A4C" w:rsidP="00350E8D">
      <w:pPr>
        <w:pStyle w:val="CommentText"/>
      </w:pPr>
      <w:r>
        <w:rPr>
          <w:rStyle w:val="CommentReference"/>
        </w:rPr>
        <w:annotationRef/>
      </w:r>
      <w:r>
        <w:t>Ok, these are results.</w:t>
      </w:r>
    </w:p>
  </w:comment>
  <w:comment w:id="28" w:author="Geography" w:date="2014-05-18T15:34:00Z" w:initials="G">
    <w:p w14:paraId="104361EA" w14:textId="77777777" w:rsidR="00CE6A4C" w:rsidRDefault="00CE6A4C" w:rsidP="00E47169">
      <w:pPr>
        <w:pStyle w:val="CommentText"/>
      </w:pPr>
      <w:r>
        <w:rPr>
          <w:rStyle w:val="CommentReference"/>
        </w:rPr>
        <w:annotationRef/>
      </w:r>
      <w:r>
        <w:t>48% of what?</w:t>
      </w:r>
    </w:p>
  </w:comment>
  <w:comment w:id="29" w:author="Geography" w:date="2014-05-18T15:39:00Z" w:initials="G">
    <w:p w14:paraId="04100815" w14:textId="77777777" w:rsidR="00CE6A4C" w:rsidRDefault="00CE6A4C" w:rsidP="00E47169">
      <w:pPr>
        <w:pStyle w:val="CommentText"/>
      </w:pPr>
      <w:r>
        <w:rPr>
          <w:rStyle w:val="CommentReference"/>
        </w:rPr>
        <w:annotationRef/>
      </w:r>
      <w:r>
        <w:t>How many different storms?</w:t>
      </w:r>
    </w:p>
    <w:p w14:paraId="7612B856" w14:textId="77777777" w:rsidR="00CE6A4C" w:rsidRDefault="00CE6A4C" w:rsidP="00E47169">
      <w:pPr>
        <w:pStyle w:val="CommentText"/>
      </w:pPr>
      <w:r>
        <w:t>This certainly seems like enough samples to calculate sediment loading at Quarry.</w:t>
      </w:r>
    </w:p>
  </w:comment>
  <w:comment w:id="30" w:author="Geography" w:date="2014-05-18T08:14:00Z" w:initials="G">
    <w:p w14:paraId="0DB9D92F" w14:textId="77777777" w:rsidR="00CE6A4C" w:rsidRDefault="00CE6A4C" w:rsidP="00E47169">
      <w:pPr>
        <w:pStyle w:val="CommentText"/>
      </w:pPr>
      <w:r>
        <w:rPr>
          <w:rStyle w:val="CommentReference"/>
        </w:rPr>
        <w:annotationRef/>
      </w:r>
      <w:r>
        <w:t>Belongs in the results, yes?</w:t>
      </w:r>
    </w:p>
  </w:comment>
  <w:comment w:id="31" w:author="Alex Messina" w:date="2015-01-28T09:06:00Z" w:initials="AM">
    <w:p w14:paraId="1DBAD55D" w14:textId="2E15B3A2" w:rsidR="00CE6A4C" w:rsidRDefault="00CE6A4C">
      <w:pPr>
        <w:pStyle w:val="CommentText"/>
      </w:pPr>
      <w:r>
        <w:rPr>
          <w:rStyle w:val="CommentReference"/>
        </w:rPr>
        <w:annotationRef/>
      </w:r>
      <w:r>
        <w:rPr>
          <w:noProof/>
        </w:rPr>
        <w:drawing>
          <wp:inline distT="0" distB="0" distL="0" distR="0" wp14:anchorId="11990BBF" wp14:editId="37645336">
            <wp:extent cx="5762625" cy="201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2625" cy="2019300"/>
                    </a:xfrm>
                    <a:prstGeom prst="rect">
                      <a:avLst/>
                    </a:prstGeom>
                  </pic:spPr>
                </pic:pic>
              </a:graphicData>
            </a:graphic>
          </wp:inline>
        </w:drawing>
      </w:r>
    </w:p>
  </w:comment>
  <w:comment w:id="32" w:author="Alex Messina" w:date="2015-01-28T08:33:00Z" w:initials="AM">
    <w:p w14:paraId="4DDD43A8" w14:textId="76E4BE56" w:rsidR="00CE6A4C" w:rsidRDefault="00CE6A4C">
      <w:pPr>
        <w:pStyle w:val="CommentText"/>
      </w:pPr>
      <w:r>
        <w:rPr>
          <w:rStyle w:val="CommentReference"/>
        </w:rPr>
        <w:annotationRef/>
      </w:r>
      <w:r>
        <w:t>Restrict dataset to pre-mitigation</w:t>
      </w:r>
    </w:p>
    <w:p w14:paraId="4C5E3EB1" w14:textId="5697EF0E" w:rsidR="00CE6A4C" w:rsidRDefault="00CE6A4C">
      <w:pPr>
        <w:pStyle w:val="CommentText"/>
      </w:pPr>
      <w:r>
        <w:t>Dotted gridlines</w:t>
      </w:r>
    </w:p>
  </w:comment>
  <w:comment w:id="33" w:author="Alex Messina" w:date="2015-01-28T08:34:00Z" w:initials="AM">
    <w:p w14:paraId="4066E3FA" w14:textId="54FA8F1B" w:rsidR="00CE6A4C" w:rsidRDefault="00CE6A4C">
      <w:pPr>
        <w:pStyle w:val="CommentText"/>
      </w:pPr>
      <w:r>
        <w:rPr>
          <w:rStyle w:val="CommentReference"/>
        </w:rPr>
        <w:annotationRef/>
      </w:r>
      <w:r>
        <w:t>Finalize and change to PDF</w:t>
      </w:r>
    </w:p>
  </w:comment>
  <w:comment w:id="34" w:author="Alex Messina" w:date="2015-01-28T08:59:00Z" w:initials="AM">
    <w:p w14:paraId="09FE3DF2" w14:textId="19EA4B7A" w:rsidR="00CE6A4C" w:rsidRDefault="00CE6A4C">
      <w:pPr>
        <w:pStyle w:val="CommentText"/>
      </w:pPr>
      <w:r>
        <w:rPr>
          <w:rStyle w:val="CommentReference"/>
        </w:rPr>
        <w:annotationRef/>
      </w:r>
      <w:r>
        <w:t>Use white background, dotted grid lines, no regression line. Separate QUARRY and VILLAGE</w:t>
      </w:r>
    </w:p>
  </w:comment>
  <w:comment w:id="35" w:author="Alex Messina" w:date="2015-01-28T08:59:00Z" w:initials="AM">
    <w:p w14:paraId="176AD831" w14:textId="5495983D" w:rsidR="00CE6A4C" w:rsidRDefault="00CE6A4C">
      <w:pPr>
        <w:pStyle w:val="CommentText"/>
      </w:pPr>
      <w:r>
        <w:rPr>
          <w:rStyle w:val="CommentReference"/>
        </w:rPr>
        <w:annotationRef/>
      </w:r>
      <w:r>
        <w:t>Remove ticks, dotted grid lines, change to b/w</w:t>
      </w:r>
    </w:p>
  </w:comment>
  <w:comment w:id="37" w:author="Geography" w:date="2014-05-19T06:49:00Z" w:initials="G">
    <w:p w14:paraId="6A9034A5" w14:textId="77777777" w:rsidR="00CE6A4C" w:rsidRDefault="00CE6A4C" w:rsidP="00350E8D">
      <w:pPr>
        <w:pStyle w:val="CommentText"/>
      </w:pPr>
      <w:r>
        <w:rPr>
          <w:rStyle w:val="CommentReference"/>
        </w:rPr>
        <w:annotationRef/>
      </w:r>
      <w:r>
        <w:t>This still needs to be reformulated to be clearer.</w:t>
      </w:r>
    </w:p>
  </w:comment>
  <w:comment w:id="38" w:author="Geography" w:date="2014-05-19T07:03:00Z" w:initials="G">
    <w:p w14:paraId="5F3CB952" w14:textId="77777777" w:rsidR="00CE6A4C" w:rsidRDefault="00CE6A4C" w:rsidP="00F95DE1">
      <w:pPr>
        <w:pStyle w:val="CommentText"/>
      </w:pPr>
      <w:r>
        <w:rPr>
          <w:rStyle w:val="CommentReference"/>
        </w:rPr>
        <w:annotationRef/>
      </w:r>
      <w:r>
        <w:t xml:space="preserve">If there was no difference, </w:t>
      </w:r>
      <w:proofErr w:type="spellStart"/>
      <w:r>
        <w:t>particulalrly</w:t>
      </w:r>
      <w:proofErr w:type="spellEnd"/>
      <w:r>
        <w:t xml:space="preserve"> in the p-value, then just show Pearson and say there was no difference.</w:t>
      </w:r>
    </w:p>
  </w:comment>
  <w:comment w:id="39" w:author="Alex Messina" w:date="2014-05-21T08:20:00Z" w:initials="AM">
    <w:p w14:paraId="379E6E6F" w14:textId="77777777" w:rsidR="00CE6A4C" w:rsidRDefault="00CE6A4C" w:rsidP="00F95DE1">
      <w:pPr>
        <w:pStyle w:val="CommentText"/>
      </w:pPr>
      <w:r>
        <w:rPr>
          <w:rStyle w:val="CommentReference"/>
        </w:rPr>
        <w:annotationRef/>
      </w:r>
      <w:r>
        <w:t xml:space="preserve">There were several exceptions like </w:t>
      </w:r>
      <w:proofErr w:type="spellStart"/>
      <w:r>
        <w:t>Psum</w:t>
      </w:r>
      <w:proofErr w:type="spellEnd"/>
      <w:r>
        <w:t xml:space="preserve"> Total, and the table doesn’t take much space. Should it be removed?</w:t>
      </w:r>
    </w:p>
  </w:comment>
  <w:comment w:id="40" w:author="Geography" w:date="2014-05-19T07:06:00Z" w:initials="G">
    <w:p w14:paraId="53FF6487" w14:textId="77777777" w:rsidR="00CE6A4C" w:rsidRDefault="00CE6A4C" w:rsidP="00F95DE1">
      <w:pPr>
        <w:pStyle w:val="CommentText"/>
      </w:pPr>
      <w:r>
        <w:rPr>
          <w:rStyle w:val="CommentReference"/>
        </w:rPr>
        <w:annotationRef/>
      </w:r>
      <w:r>
        <w:t>The coefficients are too close to say this (</w:t>
      </w:r>
      <w:proofErr w:type="spellStart"/>
      <w:r>
        <w:t>e.g</w:t>
      </w:r>
      <w:proofErr w:type="spellEnd"/>
      <w:r>
        <w:t xml:space="preserve"> 0.84 vs 0.86 are not likely statistically significant differences).</w:t>
      </w:r>
    </w:p>
  </w:comment>
  <w:comment w:id="42" w:author="Geography" w:date="2014-05-19T07:07:00Z" w:initials="G">
    <w:p w14:paraId="07150C97" w14:textId="77777777" w:rsidR="00CE6A4C" w:rsidRDefault="00CE6A4C" w:rsidP="00F95DE1">
      <w:pPr>
        <w:pStyle w:val="CommentText"/>
      </w:pPr>
      <w:r>
        <w:rPr>
          <w:rStyle w:val="CommentReference"/>
        </w:rPr>
        <w:annotationRef/>
      </w:r>
      <w:r>
        <w:t>?</w:t>
      </w:r>
    </w:p>
  </w:comment>
  <w:comment w:id="43" w:author="Geography" w:date="2014-05-19T07:11:00Z" w:initials="G">
    <w:p w14:paraId="19252C7D" w14:textId="77777777" w:rsidR="00CE6A4C" w:rsidRDefault="00CE6A4C" w:rsidP="00F95DE1">
      <w:pPr>
        <w:pStyle w:val="CommentText"/>
      </w:pPr>
      <w:r>
        <w:rPr>
          <w:rStyle w:val="CommentReference"/>
        </w:rPr>
        <w:annotationRef/>
      </w:r>
      <w:r>
        <w:t>But it’s in Figure 12.</w:t>
      </w:r>
    </w:p>
  </w:comment>
  <w:comment w:id="44" w:author="Alex Messina" w:date="2015-01-28T09:07:00Z" w:initials="AM">
    <w:p w14:paraId="6269199B" w14:textId="0597096A" w:rsidR="00CE6A4C" w:rsidRDefault="00CE6A4C">
      <w:pPr>
        <w:pStyle w:val="CommentText"/>
      </w:pPr>
      <w:r>
        <w:rPr>
          <w:rStyle w:val="CommentReference"/>
        </w:rPr>
        <w:annotationRef/>
      </w:r>
      <w:r>
        <w:rPr>
          <w:noProof/>
        </w:rPr>
        <w:drawing>
          <wp:inline distT="0" distB="0" distL="0" distR="0" wp14:anchorId="0E50DF2F" wp14:editId="4F8EBFFA">
            <wp:extent cx="4324350" cy="2733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4324350" cy="2733675"/>
                    </a:xfrm>
                    <a:prstGeom prst="rect">
                      <a:avLst/>
                    </a:prstGeom>
                  </pic:spPr>
                </pic:pic>
              </a:graphicData>
            </a:graphic>
          </wp:inline>
        </w:drawing>
      </w:r>
    </w:p>
  </w:comment>
  <w:comment w:id="45" w:author="Alex Messina" w:date="2015-01-28T08:57:00Z" w:initials="AM">
    <w:p w14:paraId="249EF381" w14:textId="0E544AC4" w:rsidR="00CE6A4C" w:rsidRDefault="00CE6A4C">
      <w:pPr>
        <w:pStyle w:val="CommentText"/>
      </w:pPr>
      <w:r>
        <w:rPr>
          <w:rStyle w:val="CommentReference"/>
        </w:rPr>
        <w:annotationRef/>
      </w:r>
      <w:r>
        <w:t>Add r2 values for lines</w:t>
      </w:r>
    </w:p>
  </w:comment>
  <w:comment w:id="46" w:author="Geography" w:date="2014-05-19T07:14:00Z" w:initials="G">
    <w:p w14:paraId="7E916F09" w14:textId="77777777" w:rsidR="00CE6A4C" w:rsidRDefault="00CE6A4C" w:rsidP="00F95DE1">
      <w:pPr>
        <w:pStyle w:val="CommentText"/>
      </w:pPr>
      <w:r>
        <w:rPr>
          <w:rStyle w:val="CommentReference"/>
        </w:rPr>
        <w:annotationRef/>
      </w:r>
      <w:r>
        <w:t>Move up to where you mention Table 5.</w:t>
      </w:r>
    </w:p>
  </w:comment>
  <w:comment w:id="47" w:author="Geography" w:date="2014-05-19T07:15:00Z" w:initials="G">
    <w:p w14:paraId="2C5DA55B" w14:textId="77777777" w:rsidR="00CE6A4C" w:rsidRDefault="00CE6A4C" w:rsidP="00F95DE1">
      <w:pPr>
        <w:pStyle w:val="CommentText"/>
      </w:pPr>
      <w:r>
        <w:rPr>
          <w:rStyle w:val="CommentReference"/>
        </w:rPr>
        <w:annotationRef/>
      </w:r>
      <w:r>
        <w:t xml:space="preserve"> Among locations?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63051F" w15:done="1"/>
  <w15:commentEx w15:paraId="27C83953" w15:paraIdParent="2E63051F" w15:done="1"/>
  <w15:commentEx w15:paraId="474BEE6F" w15:done="0"/>
  <w15:commentEx w15:paraId="4706E487" w15:paraIdParent="474BEE6F" w15:done="0"/>
  <w15:commentEx w15:paraId="6E79DE77" w15:done="1"/>
  <w15:commentEx w15:paraId="545869C0" w15:paraIdParent="6E79DE77" w15:done="1"/>
  <w15:commentEx w15:paraId="249E700C" w15:done="0"/>
  <w15:commentEx w15:paraId="707D1E95" w15:done="0"/>
  <w15:commentEx w15:paraId="2BB1A66A" w15:done="0"/>
  <w15:commentEx w15:paraId="5949E901" w15:done="0"/>
  <w15:commentEx w15:paraId="037CAF0F" w15:done="1"/>
  <w15:commentEx w15:paraId="61548C98" w15:done="1"/>
  <w15:commentEx w15:paraId="03A27B43" w15:done="1"/>
  <w15:commentEx w15:paraId="6FB1CCDD" w15:done="0"/>
  <w15:commentEx w15:paraId="130D2FA0" w15:paraIdParent="6FB1CCDD" w15:done="0"/>
  <w15:commentEx w15:paraId="6051FEE4" w15:done="0"/>
  <w15:commentEx w15:paraId="44AC5695" w15:paraIdParent="6051FEE4" w15:done="0"/>
  <w15:commentEx w15:paraId="22825F3B" w15:done="0"/>
  <w15:commentEx w15:paraId="7E8C30BF" w15:paraIdParent="22825F3B" w15:done="0"/>
  <w15:commentEx w15:paraId="3B78858B" w15:done="0"/>
  <w15:commentEx w15:paraId="53BCEFC0" w15:done="0"/>
  <w15:commentEx w15:paraId="104361EA" w15:done="0"/>
  <w15:commentEx w15:paraId="7612B856" w15:done="0"/>
  <w15:commentEx w15:paraId="0DB9D92F" w15:done="0"/>
  <w15:commentEx w15:paraId="1DBAD55D" w15:done="0"/>
  <w15:commentEx w15:paraId="4C5E3EB1" w15:done="0"/>
  <w15:commentEx w15:paraId="4066E3FA" w15:done="0"/>
  <w15:commentEx w15:paraId="09FE3DF2" w15:done="0"/>
  <w15:commentEx w15:paraId="176AD831" w15:done="0"/>
  <w15:commentEx w15:paraId="6A9034A5" w15:done="0"/>
  <w15:commentEx w15:paraId="5F3CB952" w15:done="0"/>
  <w15:commentEx w15:paraId="379E6E6F" w15:paraIdParent="5F3CB952" w15:done="0"/>
  <w15:commentEx w15:paraId="53FF6487" w15:done="0"/>
  <w15:commentEx w15:paraId="07150C97" w15:done="0"/>
  <w15:commentEx w15:paraId="19252C7D" w15:done="0"/>
  <w15:commentEx w15:paraId="6269199B" w15:done="0"/>
  <w15:commentEx w15:paraId="249EF381" w15:done="0"/>
  <w15:commentEx w15:paraId="7E916F09" w15:done="0"/>
  <w15:commentEx w15:paraId="2C5DA5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361"/>
    <w:rsid w:val="000622A9"/>
    <w:rsid w:val="0006362B"/>
    <w:rsid w:val="000C149D"/>
    <w:rsid w:val="0011213F"/>
    <w:rsid w:val="0013039C"/>
    <w:rsid w:val="0013729B"/>
    <w:rsid w:val="001545D7"/>
    <w:rsid w:val="001F3934"/>
    <w:rsid w:val="002007FF"/>
    <w:rsid w:val="00215B13"/>
    <w:rsid w:val="00232AA0"/>
    <w:rsid w:val="00236027"/>
    <w:rsid w:val="00252FE3"/>
    <w:rsid w:val="002F57BF"/>
    <w:rsid w:val="00350E8D"/>
    <w:rsid w:val="004510EB"/>
    <w:rsid w:val="00467DC7"/>
    <w:rsid w:val="0047101A"/>
    <w:rsid w:val="00484DA2"/>
    <w:rsid w:val="004932AB"/>
    <w:rsid w:val="004A45C9"/>
    <w:rsid w:val="005333BE"/>
    <w:rsid w:val="005378A4"/>
    <w:rsid w:val="00555C0F"/>
    <w:rsid w:val="005950FB"/>
    <w:rsid w:val="005977DF"/>
    <w:rsid w:val="00643B8F"/>
    <w:rsid w:val="0065543E"/>
    <w:rsid w:val="00672738"/>
    <w:rsid w:val="00676771"/>
    <w:rsid w:val="006B5ED4"/>
    <w:rsid w:val="006F58DD"/>
    <w:rsid w:val="007213F2"/>
    <w:rsid w:val="007254D1"/>
    <w:rsid w:val="0076336B"/>
    <w:rsid w:val="007D2100"/>
    <w:rsid w:val="00826278"/>
    <w:rsid w:val="008606E5"/>
    <w:rsid w:val="00905A9A"/>
    <w:rsid w:val="00947EB2"/>
    <w:rsid w:val="009941CF"/>
    <w:rsid w:val="009A29C0"/>
    <w:rsid w:val="009B0CE7"/>
    <w:rsid w:val="009C5404"/>
    <w:rsid w:val="009E0CA5"/>
    <w:rsid w:val="00A3292F"/>
    <w:rsid w:val="00A921E2"/>
    <w:rsid w:val="00AA3B19"/>
    <w:rsid w:val="00AD2E0C"/>
    <w:rsid w:val="00AE451A"/>
    <w:rsid w:val="00AE5D21"/>
    <w:rsid w:val="00B51361"/>
    <w:rsid w:val="00BD5D91"/>
    <w:rsid w:val="00BE0B24"/>
    <w:rsid w:val="00C33BE3"/>
    <w:rsid w:val="00C750FC"/>
    <w:rsid w:val="00C82448"/>
    <w:rsid w:val="00C83595"/>
    <w:rsid w:val="00C85A05"/>
    <w:rsid w:val="00CE2BD5"/>
    <w:rsid w:val="00CE6A4C"/>
    <w:rsid w:val="00D33038"/>
    <w:rsid w:val="00D619EC"/>
    <w:rsid w:val="00D62E3F"/>
    <w:rsid w:val="00DA6E87"/>
    <w:rsid w:val="00DB57C0"/>
    <w:rsid w:val="00DD50FD"/>
    <w:rsid w:val="00E03966"/>
    <w:rsid w:val="00E212BD"/>
    <w:rsid w:val="00E214FB"/>
    <w:rsid w:val="00E47169"/>
    <w:rsid w:val="00E732BD"/>
    <w:rsid w:val="00EC5322"/>
    <w:rsid w:val="00EC5FAC"/>
    <w:rsid w:val="00F0522C"/>
    <w:rsid w:val="00F36E98"/>
    <w:rsid w:val="00F71E62"/>
    <w:rsid w:val="00F93F2D"/>
    <w:rsid w:val="00F95DE1"/>
    <w:rsid w:val="00FD5978"/>
    <w:rsid w:val="00FF0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BD83"/>
  <w15:chartTrackingRefBased/>
  <w15:docId w15:val="{7A666E87-7E34-466C-BFC5-1F011ECA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A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0E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D21"/>
    <w:pPr>
      <w:keepNext/>
      <w:keepLines/>
      <w:spacing w:before="40" w:after="0" w:line="240" w:lineRule="auto"/>
      <w:outlineLvl w:val="2"/>
    </w:pPr>
    <w:rPr>
      <w:rFonts w:ascii="Cambria" w:eastAsiaTheme="majorEastAsia" w:hAnsi="Cambria" w:cstheme="majorBidi"/>
      <w:i/>
      <w:color w:val="1F4D78" w:themeColor="accent1" w:themeShade="7F"/>
      <w:sz w:val="24"/>
      <w:szCs w:val="24"/>
    </w:rPr>
  </w:style>
  <w:style w:type="paragraph" w:styleId="Heading4">
    <w:name w:val="heading 4"/>
    <w:basedOn w:val="Normal"/>
    <w:next w:val="Normal"/>
    <w:link w:val="Heading4Char"/>
    <w:uiPriority w:val="9"/>
    <w:unhideWhenUsed/>
    <w:qFormat/>
    <w:rsid w:val="00C85A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07FF"/>
    <w:pPr>
      <w:spacing w:after="80" w:line="240" w:lineRule="auto"/>
      <w:ind w:left="720"/>
      <w:contextualSpacing/>
    </w:pPr>
    <w:rPr>
      <w:rFonts w:ascii="Cambria" w:hAnsi="Cambria"/>
      <w:sz w:val="24"/>
    </w:rPr>
  </w:style>
  <w:style w:type="character" w:customStyle="1" w:styleId="ListParagraphChar">
    <w:name w:val="List Paragraph Char"/>
    <w:basedOn w:val="DefaultParagraphFont"/>
    <w:link w:val="ListParagraph"/>
    <w:uiPriority w:val="34"/>
    <w:rsid w:val="002007FF"/>
    <w:rPr>
      <w:rFonts w:ascii="Cambria" w:hAnsi="Cambria"/>
      <w:sz w:val="24"/>
    </w:rPr>
  </w:style>
  <w:style w:type="paragraph" w:styleId="Caption">
    <w:name w:val="caption"/>
    <w:basedOn w:val="Normal"/>
    <w:next w:val="Normal"/>
    <w:uiPriority w:val="35"/>
    <w:unhideWhenUsed/>
    <w:qFormat/>
    <w:rsid w:val="00FF0539"/>
    <w:pPr>
      <w:spacing w:after="200" w:line="240" w:lineRule="auto"/>
    </w:pPr>
    <w:rPr>
      <w:rFonts w:ascii="Cambria" w:hAnsi="Cambria"/>
      <w:i/>
      <w:iCs/>
      <w:color w:val="44546A" w:themeColor="text2"/>
      <w:sz w:val="18"/>
      <w:szCs w:val="18"/>
    </w:rPr>
  </w:style>
  <w:style w:type="character" w:styleId="CommentReference">
    <w:name w:val="annotation reference"/>
    <w:basedOn w:val="DefaultParagraphFont"/>
    <w:uiPriority w:val="99"/>
    <w:semiHidden/>
    <w:unhideWhenUsed/>
    <w:rsid w:val="00FF0539"/>
    <w:rPr>
      <w:sz w:val="16"/>
      <w:szCs w:val="16"/>
    </w:rPr>
  </w:style>
  <w:style w:type="paragraph" w:styleId="CommentText">
    <w:name w:val="annotation text"/>
    <w:basedOn w:val="Normal"/>
    <w:link w:val="CommentTextChar"/>
    <w:uiPriority w:val="99"/>
    <w:semiHidden/>
    <w:unhideWhenUsed/>
    <w:rsid w:val="00FF0539"/>
    <w:pPr>
      <w:spacing w:line="240" w:lineRule="auto"/>
    </w:pPr>
    <w:rPr>
      <w:sz w:val="20"/>
      <w:szCs w:val="20"/>
    </w:rPr>
  </w:style>
  <w:style w:type="character" w:customStyle="1" w:styleId="CommentTextChar">
    <w:name w:val="Comment Text Char"/>
    <w:basedOn w:val="DefaultParagraphFont"/>
    <w:link w:val="CommentText"/>
    <w:uiPriority w:val="99"/>
    <w:semiHidden/>
    <w:rsid w:val="00FF0539"/>
    <w:rPr>
      <w:sz w:val="20"/>
      <w:szCs w:val="20"/>
    </w:rPr>
  </w:style>
  <w:style w:type="paragraph" w:styleId="NoSpacing">
    <w:name w:val="No Spacing"/>
    <w:qFormat/>
    <w:rsid w:val="00FF0539"/>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FF0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539"/>
    <w:rPr>
      <w:rFonts w:ascii="Segoe UI" w:hAnsi="Segoe UI" w:cs="Segoe UI"/>
      <w:sz w:val="18"/>
      <w:szCs w:val="18"/>
    </w:rPr>
  </w:style>
  <w:style w:type="table" w:styleId="TableGrid">
    <w:name w:val="Table Grid"/>
    <w:basedOn w:val="TableNormal"/>
    <w:uiPriority w:val="59"/>
    <w:rsid w:val="00112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5D21"/>
    <w:rPr>
      <w:rFonts w:ascii="Cambria" w:eastAsiaTheme="majorEastAsia" w:hAnsi="Cambria" w:cstheme="majorBidi"/>
      <w:i/>
      <w:color w:val="1F4D78" w:themeColor="accent1" w:themeShade="7F"/>
      <w:sz w:val="24"/>
      <w:szCs w:val="24"/>
    </w:rPr>
  </w:style>
  <w:style w:type="character" w:customStyle="1" w:styleId="Heading2Char">
    <w:name w:val="Heading 2 Char"/>
    <w:basedOn w:val="DefaultParagraphFont"/>
    <w:link w:val="Heading2"/>
    <w:uiPriority w:val="9"/>
    <w:rsid w:val="00350E8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5A0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85A05"/>
    <w:rPr>
      <w:rFonts w:asciiTheme="majorHAnsi" w:eastAsiaTheme="majorEastAsia" w:hAnsiTheme="majorHAnsi" w:cstheme="majorBidi"/>
      <w:i/>
      <w:iCs/>
      <w:color w:val="2E74B5" w:themeColor="accent1" w:themeShade="BF"/>
    </w:rPr>
  </w:style>
  <w:style w:type="paragraph" w:styleId="CommentSubject">
    <w:name w:val="annotation subject"/>
    <w:basedOn w:val="CommentText"/>
    <w:next w:val="CommentText"/>
    <w:link w:val="CommentSubjectChar"/>
    <w:uiPriority w:val="99"/>
    <w:semiHidden/>
    <w:unhideWhenUsed/>
    <w:rsid w:val="002F57BF"/>
    <w:rPr>
      <w:b/>
      <w:bCs/>
    </w:rPr>
  </w:style>
  <w:style w:type="character" w:customStyle="1" w:styleId="CommentSubjectChar">
    <w:name w:val="Comment Subject Char"/>
    <w:basedOn w:val="CommentTextChar"/>
    <w:link w:val="CommentSubject"/>
    <w:uiPriority w:val="99"/>
    <w:semiHidden/>
    <w:rsid w:val="002F57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8" Type="http://schemas.openxmlformats.org/officeDocument/2006/relationships/hyperlink" Target="file:///C:\Users\Alex\AppData\Local\Desktop\samoa\GIS\maps\Fagaalu%20and%20Nuuuli%20Instruments%20subwatersheds.mxd" TargetMode="External"/><Relationship Id="rId13" Type="http://schemas.openxmlformats.org/officeDocument/2006/relationships/image" Target="media/image4.emf"/><Relationship Id="rId18" Type="http://schemas.openxmlformats.org/officeDocument/2006/relationships/oleObject" Target="embeddings/oleObject4.bin"/><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image" Target="media/image2.jp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E7793-D559-43D1-8843-36F004C81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Pages>
  <Words>20892</Words>
  <Characters>119090</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12</cp:revision>
  <dcterms:created xsi:type="dcterms:W3CDTF">2015-01-28T19:31:00Z</dcterms:created>
  <dcterms:modified xsi:type="dcterms:W3CDTF">2015-03-03T07:21:00Z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